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33D050F8" w:rsidR="00E947D7" w:rsidRDefault="004D176D">
              <w:pPr>
                <w:pStyle w:val="Publishwithline"/>
              </w:pPr>
              <w:r w:rsidRPr="00EF343A">
                <w:rPr>
                  <w:rFonts w:ascii="Georgia" w:eastAsia="Times New Roman" w:hAnsi="Georgia" w:cs="Times New Roman"/>
                  <w:color w:val="666666"/>
                  <w:kern w:val="36"/>
                  <w:sz w:val="48"/>
                  <w:szCs w:val="48"/>
                </w:rPr>
                <w:t>AWS RDS Replication – Multi-AZ &amp; Read Replica</w:t>
              </w:r>
            </w:p>
          </w:sdtContent>
        </w:sdt>
        <w:p w14:paraId="4007A0B5" w14:textId="77777777" w:rsidR="00E947D7" w:rsidRDefault="00E947D7">
          <w:pPr>
            <w:pStyle w:val="underline"/>
          </w:pPr>
        </w:p>
        <w:p w14:paraId="5ED7D0B7" w14:textId="77777777" w:rsidR="003C2F8C" w:rsidRDefault="008678D7" w:rsidP="003C2F8C">
          <w:pPr>
            <w:pStyle w:val="Heading1"/>
            <w:shd w:val="clear" w:color="auto" w:fill="FFFFFF"/>
            <w:spacing w:before="0"/>
            <w:textAlignment w:val="baseline"/>
            <w:divId w:val="47842775"/>
          </w:pPr>
        </w:p>
      </w:sdtContent>
    </w:sdt>
    <w:p w14:paraId="5615F6DC" w14:textId="4E3676D6" w:rsidR="004D176D" w:rsidRDefault="001572FA" w:rsidP="00B848DB">
      <w:pPr>
        <w:pStyle w:val="Heading1"/>
        <w:shd w:val="clear" w:color="auto" w:fill="FFFFFF"/>
        <w:spacing w:before="0"/>
        <w:textAlignment w:val="baseline"/>
        <w:divId w:val="47842775"/>
        <w:rPr>
          <w:rFonts w:ascii="Georgia" w:hAnsi="Georgia"/>
          <w:color w:val="666666"/>
          <w:sz w:val="27"/>
          <w:szCs w:val="27"/>
        </w:rPr>
      </w:pPr>
      <w:r w:rsidRPr="001572FA">
        <w:rPr>
          <w:rFonts w:ascii="inherit" w:hAnsi="inherit"/>
          <w:color w:val="666666"/>
          <w:sz w:val="42"/>
          <w:szCs w:val="42"/>
          <w:bdr w:val="none" w:sz="0" w:space="0" w:color="auto" w:frame="1"/>
        </w:rPr>
        <w:t xml:space="preserve"> </w:t>
      </w:r>
      <w:r w:rsidR="004D176D">
        <w:rPr>
          <w:rFonts w:ascii="Georgia" w:hAnsi="Georgia"/>
          <w:color w:val="666666"/>
          <w:sz w:val="27"/>
          <w:szCs w:val="27"/>
        </w:rPr>
        <w:t xml:space="preserve">DB instances replicas can be created in two ways Multi-AZ &amp; Read Replica, which provide high availability, </w:t>
      </w:r>
      <w:proofErr w:type="gramStart"/>
      <w:r w:rsidR="004D176D">
        <w:rPr>
          <w:rFonts w:ascii="Georgia" w:hAnsi="Georgia"/>
          <w:color w:val="666666"/>
          <w:sz w:val="27"/>
          <w:szCs w:val="27"/>
        </w:rPr>
        <w:t>durability</w:t>
      </w:r>
      <w:proofErr w:type="gramEnd"/>
      <w:r w:rsidR="004D176D">
        <w:rPr>
          <w:rFonts w:ascii="Georgia" w:hAnsi="Georgia"/>
          <w:color w:val="666666"/>
          <w:sz w:val="27"/>
          <w:szCs w:val="27"/>
        </w:rPr>
        <w:t xml:space="preserve"> and scalability to RDS.</w:t>
      </w:r>
    </w:p>
    <w:p w14:paraId="23AC3096" w14:textId="57479467" w:rsidR="004D176D" w:rsidRDefault="004D176D" w:rsidP="004D176D">
      <w:pPr>
        <w:pStyle w:val="Heading2"/>
        <w:shd w:val="clear" w:color="auto" w:fill="FFFFFF"/>
        <w:spacing w:before="405" w:after="405"/>
        <w:textAlignment w:val="baseline"/>
        <w:divId w:val="47842775"/>
        <w:rPr>
          <w:rFonts w:ascii="Georgia" w:hAnsi="Georgia"/>
          <w:b w:val="0"/>
          <w:bCs w:val="0"/>
          <w:color w:val="666666"/>
          <w:sz w:val="42"/>
          <w:szCs w:val="42"/>
        </w:rPr>
      </w:pPr>
      <w:r>
        <w:rPr>
          <w:rFonts w:ascii="Georgia" w:hAnsi="Georgia"/>
          <w:b w:val="0"/>
          <w:bCs w:val="0"/>
          <w:noProof/>
          <w:color w:val="666666"/>
          <w:sz w:val="42"/>
          <w:szCs w:val="42"/>
        </w:rPr>
        <w:drawing>
          <wp:inline distT="0" distB="0" distL="0" distR="0" wp14:anchorId="683F0E56" wp14:editId="4F8D764C">
            <wp:extent cx="9502140" cy="5930252"/>
            <wp:effectExtent l="0" t="0" r="3810" b="0"/>
            <wp:docPr id="1" name="Picture 1" descr="RDS Mulit-AZ vs Multi-Region vs Read Rep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S Mulit-AZ vs Multi-Region vs Read Replic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0019" cy="5941410"/>
                    </a:xfrm>
                    <a:prstGeom prst="rect">
                      <a:avLst/>
                    </a:prstGeom>
                    <a:noFill/>
                    <a:ln>
                      <a:noFill/>
                    </a:ln>
                  </pic:spPr>
                </pic:pic>
              </a:graphicData>
            </a:graphic>
          </wp:inline>
        </w:drawing>
      </w:r>
    </w:p>
    <w:p w14:paraId="70150C48" w14:textId="55CDFA24" w:rsidR="003C2F8C" w:rsidRPr="003C2F8C" w:rsidRDefault="003C2F8C" w:rsidP="003C2F8C">
      <w:pPr>
        <w:divId w:val="47842775"/>
      </w:pPr>
      <w:r>
        <w:rPr>
          <w:noProof/>
        </w:rPr>
        <w:drawing>
          <wp:inline distT="0" distB="0" distL="0" distR="0" wp14:anchorId="5A020B72" wp14:editId="1B7E027C">
            <wp:extent cx="10525125" cy="477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525125" cy="4772025"/>
                    </a:xfrm>
                    <a:prstGeom prst="rect">
                      <a:avLst/>
                    </a:prstGeom>
                  </pic:spPr>
                </pic:pic>
              </a:graphicData>
            </a:graphic>
          </wp:inline>
        </w:drawing>
      </w:r>
    </w:p>
    <w:p w14:paraId="1FD0BC17" w14:textId="186EEAC7" w:rsidR="004D176D" w:rsidRDefault="004D176D" w:rsidP="004D176D">
      <w:pPr>
        <w:pStyle w:val="Heading2"/>
        <w:shd w:val="clear" w:color="auto" w:fill="FFFFFF"/>
        <w:spacing w:before="0"/>
        <w:textAlignment w:val="baseline"/>
        <w:divId w:val="47842775"/>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Multi-AZ deployments</w:t>
      </w:r>
    </w:p>
    <w:p w14:paraId="72319627" w14:textId="735A4968" w:rsidR="003C2F8C" w:rsidRDefault="003C2F8C" w:rsidP="003C2F8C">
      <w:pPr>
        <w:divId w:val="47842775"/>
      </w:pPr>
    </w:p>
    <w:p w14:paraId="69BF02B4" w14:textId="5FD7B132" w:rsidR="003C2F8C" w:rsidRPr="003C2F8C" w:rsidRDefault="003C2F8C" w:rsidP="003C2F8C">
      <w:pPr>
        <w:divId w:val="47842775"/>
      </w:pPr>
      <w:r>
        <w:rPr>
          <w:noProof/>
        </w:rPr>
        <w:drawing>
          <wp:inline distT="0" distB="0" distL="0" distR="0" wp14:anchorId="70B5A407" wp14:editId="03628AB8">
            <wp:extent cx="10391775" cy="5829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91775" cy="5829300"/>
                    </a:xfrm>
                    <a:prstGeom prst="rect">
                      <a:avLst/>
                    </a:prstGeom>
                  </pic:spPr>
                </pic:pic>
              </a:graphicData>
            </a:graphic>
          </wp:inline>
        </w:drawing>
      </w:r>
    </w:p>
    <w:p w14:paraId="25CC90C7" w14:textId="77777777" w:rsidR="004D176D" w:rsidRDefault="004D176D" w:rsidP="00903FA0">
      <w:pPr>
        <w:shd w:val="clear" w:color="auto" w:fill="FFFFFF"/>
        <w:spacing w:after="0"/>
        <w:ind w:left="2250"/>
        <w:textAlignment w:val="baseline"/>
        <w:divId w:val="47842775"/>
        <w:rPr>
          <w:rFonts w:ascii="inherit" w:hAnsi="inherit"/>
          <w:color w:val="666666"/>
          <w:sz w:val="27"/>
          <w:szCs w:val="27"/>
        </w:rPr>
      </w:pPr>
    </w:p>
    <w:p w14:paraId="33DAF4A4" w14:textId="77777777" w:rsidR="004D176D" w:rsidRPr="00903FA0" w:rsidRDefault="004D176D" w:rsidP="004D176D">
      <w:pPr>
        <w:numPr>
          <w:ilvl w:val="1"/>
          <w:numId w:val="22"/>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 xml:space="preserve">Multi-AZ deployment provides high availability, </w:t>
      </w:r>
      <w:proofErr w:type="gramStart"/>
      <w:r w:rsidRPr="00903FA0">
        <w:rPr>
          <w:rFonts w:ascii="inherit" w:hAnsi="inherit"/>
          <w:color w:val="00B050"/>
          <w:sz w:val="27"/>
          <w:szCs w:val="27"/>
        </w:rPr>
        <w:t>durability</w:t>
      </w:r>
      <w:proofErr w:type="gramEnd"/>
      <w:r w:rsidRPr="00903FA0">
        <w:rPr>
          <w:rFonts w:ascii="inherit" w:hAnsi="inherit"/>
          <w:color w:val="00B050"/>
          <w:sz w:val="27"/>
          <w:szCs w:val="27"/>
        </w:rPr>
        <w:t xml:space="preserve"> and failover support</w:t>
      </w:r>
    </w:p>
    <w:p w14:paraId="71E802F4" w14:textId="77777777" w:rsidR="004D176D" w:rsidRPr="00903FA0" w:rsidRDefault="004D176D" w:rsidP="004D176D">
      <w:pPr>
        <w:numPr>
          <w:ilvl w:val="1"/>
          <w:numId w:val="22"/>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RDS automatically provisions and manages a </w:t>
      </w:r>
      <w:r w:rsidRPr="00903FA0">
        <w:rPr>
          <w:rStyle w:val="Strong"/>
          <w:rFonts w:ascii="inherit" w:hAnsi="inherit"/>
          <w:color w:val="00B050"/>
          <w:sz w:val="27"/>
          <w:szCs w:val="27"/>
          <w:bdr w:val="none" w:sz="0" w:space="0" w:color="auto" w:frame="1"/>
        </w:rPr>
        <w:t>synchronous</w:t>
      </w:r>
      <w:r w:rsidRPr="00903FA0">
        <w:rPr>
          <w:rFonts w:ascii="inherit" w:hAnsi="inherit"/>
          <w:color w:val="00B050"/>
          <w:sz w:val="27"/>
          <w:szCs w:val="27"/>
        </w:rPr>
        <w:t> standby instance in a different AZ (independent infrastructure in a physically separate location)</w:t>
      </w:r>
    </w:p>
    <w:p w14:paraId="6CC64080" w14:textId="77777777" w:rsidR="004D176D" w:rsidRPr="00903FA0" w:rsidRDefault="004D176D" w:rsidP="004D176D">
      <w:pPr>
        <w:numPr>
          <w:ilvl w:val="1"/>
          <w:numId w:val="22"/>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RDS automatically fails over to the standby so that database operations can resume quickly without administrative intervention in case of</w:t>
      </w:r>
    </w:p>
    <w:p w14:paraId="0CA56411" w14:textId="77777777" w:rsidR="004D176D" w:rsidRPr="00903FA0" w:rsidRDefault="004D176D" w:rsidP="004D176D">
      <w:pPr>
        <w:numPr>
          <w:ilvl w:val="2"/>
          <w:numId w:val="22"/>
        </w:numPr>
        <w:shd w:val="clear" w:color="auto" w:fill="FFFFFF"/>
        <w:spacing w:after="0"/>
        <w:ind w:left="3375"/>
        <w:textAlignment w:val="baseline"/>
        <w:divId w:val="47842775"/>
        <w:rPr>
          <w:rFonts w:ascii="inherit" w:hAnsi="inherit"/>
          <w:color w:val="00B050"/>
          <w:sz w:val="27"/>
          <w:szCs w:val="27"/>
        </w:rPr>
      </w:pPr>
      <w:r w:rsidRPr="00903FA0">
        <w:rPr>
          <w:rFonts w:ascii="inherit" w:hAnsi="inherit"/>
          <w:color w:val="00B050"/>
          <w:sz w:val="27"/>
          <w:szCs w:val="27"/>
        </w:rPr>
        <w:t>Planned database maintenance</w:t>
      </w:r>
    </w:p>
    <w:p w14:paraId="3FFC9381" w14:textId="77777777" w:rsidR="004D176D" w:rsidRPr="00903FA0" w:rsidRDefault="004D176D" w:rsidP="004D176D">
      <w:pPr>
        <w:numPr>
          <w:ilvl w:val="2"/>
          <w:numId w:val="22"/>
        </w:numPr>
        <w:shd w:val="clear" w:color="auto" w:fill="FFFFFF"/>
        <w:spacing w:after="0"/>
        <w:ind w:left="3375"/>
        <w:textAlignment w:val="baseline"/>
        <w:divId w:val="47842775"/>
        <w:rPr>
          <w:rFonts w:ascii="inherit" w:hAnsi="inherit"/>
          <w:color w:val="00B050"/>
          <w:sz w:val="27"/>
          <w:szCs w:val="27"/>
        </w:rPr>
      </w:pPr>
      <w:r w:rsidRPr="00903FA0">
        <w:rPr>
          <w:rFonts w:ascii="inherit" w:hAnsi="inherit"/>
          <w:color w:val="00B050"/>
          <w:sz w:val="27"/>
          <w:szCs w:val="27"/>
        </w:rPr>
        <w:t>Software patching</w:t>
      </w:r>
    </w:p>
    <w:p w14:paraId="57B37F99" w14:textId="77777777" w:rsidR="004D176D" w:rsidRPr="00903FA0" w:rsidRDefault="004D176D" w:rsidP="004D176D">
      <w:pPr>
        <w:numPr>
          <w:ilvl w:val="2"/>
          <w:numId w:val="22"/>
        </w:numPr>
        <w:shd w:val="clear" w:color="auto" w:fill="FFFFFF"/>
        <w:spacing w:after="0"/>
        <w:ind w:left="3375"/>
        <w:textAlignment w:val="baseline"/>
        <w:divId w:val="47842775"/>
        <w:rPr>
          <w:rFonts w:ascii="inherit" w:hAnsi="inherit"/>
          <w:color w:val="00B050"/>
          <w:sz w:val="27"/>
          <w:szCs w:val="27"/>
        </w:rPr>
      </w:pPr>
      <w:r w:rsidRPr="00903FA0">
        <w:rPr>
          <w:rFonts w:ascii="inherit" w:hAnsi="inherit"/>
          <w:color w:val="00B050"/>
          <w:sz w:val="27"/>
          <w:szCs w:val="27"/>
        </w:rPr>
        <w:t>Rebooting of the Primary instance</w:t>
      </w:r>
    </w:p>
    <w:p w14:paraId="1C32F237" w14:textId="77777777" w:rsidR="004D176D" w:rsidRPr="00903FA0" w:rsidRDefault="004D176D" w:rsidP="004D176D">
      <w:pPr>
        <w:numPr>
          <w:ilvl w:val="2"/>
          <w:numId w:val="22"/>
        </w:numPr>
        <w:shd w:val="clear" w:color="auto" w:fill="FFFFFF"/>
        <w:spacing w:after="0"/>
        <w:ind w:left="3375"/>
        <w:textAlignment w:val="baseline"/>
        <w:divId w:val="47842775"/>
        <w:rPr>
          <w:rFonts w:ascii="inherit" w:hAnsi="inherit"/>
          <w:color w:val="00B050"/>
          <w:sz w:val="27"/>
          <w:szCs w:val="27"/>
        </w:rPr>
      </w:pPr>
      <w:r w:rsidRPr="00903FA0">
        <w:rPr>
          <w:rFonts w:ascii="inherit" w:hAnsi="inherit"/>
          <w:color w:val="00B050"/>
          <w:sz w:val="27"/>
          <w:szCs w:val="27"/>
        </w:rPr>
        <w:t>Primary DB instance connectivity or host failure, or an</w:t>
      </w:r>
    </w:p>
    <w:p w14:paraId="6982F574" w14:textId="77777777" w:rsidR="004D176D" w:rsidRDefault="004D176D" w:rsidP="004D176D">
      <w:pPr>
        <w:numPr>
          <w:ilvl w:val="2"/>
          <w:numId w:val="22"/>
        </w:numPr>
        <w:shd w:val="clear" w:color="auto" w:fill="FFFFFF"/>
        <w:spacing w:after="0"/>
        <w:ind w:left="3375"/>
        <w:textAlignment w:val="baseline"/>
        <w:divId w:val="47842775"/>
        <w:rPr>
          <w:rFonts w:ascii="inherit" w:hAnsi="inherit"/>
          <w:color w:val="666666"/>
          <w:sz w:val="27"/>
          <w:szCs w:val="27"/>
        </w:rPr>
      </w:pPr>
      <w:r w:rsidRPr="00903FA0">
        <w:rPr>
          <w:rFonts w:ascii="inherit" w:hAnsi="inherit"/>
          <w:color w:val="00B050"/>
          <w:sz w:val="27"/>
          <w:szCs w:val="27"/>
        </w:rPr>
        <w:t>Availability Zone failure</w:t>
      </w:r>
    </w:p>
    <w:p w14:paraId="600F5C4C" w14:textId="77777777" w:rsidR="004D176D" w:rsidRPr="00903FA0" w:rsidRDefault="004D176D" w:rsidP="004D176D">
      <w:pPr>
        <w:numPr>
          <w:ilvl w:val="1"/>
          <w:numId w:val="22"/>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RDS maintains the same endpoint for the DB Instance after a failover, so the application can resume database operation without the need for manual administrative intervention.</w:t>
      </w:r>
    </w:p>
    <w:p w14:paraId="03D3A4F5" w14:textId="77777777" w:rsidR="00903FA0" w:rsidRDefault="00903FA0" w:rsidP="004D176D">
      <w:pPr>
        <w:pStyle w:val="Heading2"/>
        <w:shd w:val="clear" w:color="auto" w:fill="FFFFFF"/>
        <w:spacing w:before="0"/>
        <w:textAlignment w:val="baseline"/>
        <w:divId w:val="47842775"/>
        <w:rPr>
          <w:rFonts w:ascii="inherit" w:hAnsi="inherit"/>
          <w:b w:val="0"/>
          <w:bCs w:val="0"/>
          <w:color w:val="666666"/>
          <w:sz w:val="42"/>
          <w:szCs w:val="42"/>
          <w:bdr w:val="none" w:sz="0" w:space="0" w:color="auto" w:frame="1"/>
        </w:rPr>
      </w:pPr>
    </w:p>
    <w:p w14:paraId="770EA33E" w14:textId="2D64BD98" w:rsidR="004D176D" w:rsidRDefault="004D176D" w:rsidP="004D176D">
      <w:pPr>
        <w:pStyle w:val="Heading2"/>
        <w:shd w:val="clear" w:color="auto" w:fill="FFFFFF"/>
        <w:spacing w:before="0"/>
        <w:textAlignment w:val="baseline"/>
        <w:divId w:val="47842775"/>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Read Replicas</w:t>
      </w:r>
    </w:p>
    <w:p w14:paraId="0CCA3515" w14:textId="44631755" w:rsidR="000B3ABC" w:rsidRDefault="000B3ABC" w:rsidP="000B3ABC">
      <w:pPr>
        <w:divId w:val="47842775"/>
      </w:pPr>
    </w:p>
    <w:p w14:paraId="2882F444" w14:textId="1A9A37BC" w:rsidR="000B3ABC" w:rsidRDefault="000B3ABC" w:rsidP="000B3ABC">
      <w:pPr>
        <w:divId w:val="47842775"/>
      </w:pPr>
      <w:r>
        <w:rPr>
          <w:noProof/>
        </w:rPr>
        <w:drawing>
          <wp:inline distT="0" distB="0" distL="0" distR="0" wp14:anchorId="1DACC3B0" wp14:editId="07DBE985">
            <wp:extent cx="9972675" cy="6086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72675" cy="6086475"/>
                    </a:xfrm>
                    <a:prstGeom prst="rect">
                      <a:avLst/>
                    </a:prstGeom>
                  </pic:spPr>
                </pic:pic>
              </a:graphicData>
            </a:graphic>
          </wp:inline>
        </w:drawing>
      </w:r>
    </w:p>
    <w:p w14:paraId="2958E56A" w14:textId="038CFF0D" w:rsidR="000B3ABC" w:rsidRPr="000B3ABC" w:rsidRDefault="000B3ABC" w:rsidP="000B3ABC">
      <w:pPr>
        <w:divId w:val="47842775"/>
      </w:pPr>
      <w:r>
        <w:rPr>
          <w:noProof/>
        </w:rPr>
        <w:drawing>
          <wp:inline distT="0" distB="0" distL="0" distR="0" wp14:anchorId="532137D0" wp14:editId="3C671934">
            <wp:extent cx="10067925" cy="571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67925" cy="5715000"/>
                    </a:xfrm>
                    <a:prstGeom prst="rect">
                      <a:avLst/>
                    </a:prstGeom>
                  </pic:spPr>
                </pic:pic>
              </a:graphicData>
            </a:graphic>
          </wp:inline>
        </w:drawing>
      </w:r>
    </w:p>
    <w:p w14:paraId="07997943" w14:textId="77777777" w:rsidR="004D176D" w:rsidRDefault="004D176D" w:rsidP="00903FA0">
      <w:pPr>
        <w:shd w:val="clear" w:color="auto" w:fill="FFFFFF"/>
        <w:spacing w:after="0"/>
        <w:ind w:left="2250"/>
        <w:textAlignment w:val="baseline"/>
        <w:divId w:val="47842775"/>
        <w:rPr>
          <w:rFonts w:ascii="inherit" w:hAnsi="inherit"/>
          <w:color w:val="666666"/>
          <w:sz w:val="27"/>
          <w:szCs w:val="27"/>
        </w:rPr>
      </w:pPr>
    </w:p>
    <w:p w14:paraId="25CDBD02" w14:textId="77777777" w:rsidR="004D176D" w:rsidRPr="00903FA0" w:rsidRDefault="004D176D" w:rsidP="004D176D">
      <w:pPr>
        <w:numPr>
          <w:ilvl w:val="1"/>
          <w:numId w:val="23"/>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Read replicas enable increased scalability and database availability in the case of an AZ failure.</w:t>
      </w:r>
    </w:p>
    <w:p w14:paraId="60D8BC02" w14:textId="77777777" w:rsidR="004D176D" w:rsidRPr="00903FA0" w:rsidRDefault="004D176D" w:rsidP="004D176D">
      <w:pPr>
        <w:numPr>
          <w:ilvl w:val="1"/>
          <w:numId w:val="23"/>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Read Replicas allow elastic scaling beyond the capacity constraints of a single DB instance for read-heavy database workloads</w:t>
      </w:r>
    </w:p>
    <w:p w14:paraId="75B18119" w14:textId="77777777" w:rsidR="004D176D" w:rsidRPr="00903FA0" w:rsidRDefault="004D176D" w:rsidP="004D176D">
      <w:pPr>
        <w:numPr>
          <w:ilvl w:val="1"/>
          <w:numId w:val="23"/>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 xml:space="preserve">RDS read replicas can be </w:t>
      </w:r>
      <w:proofErr w:type="gramStart"/>
      <w:r w:rsidRPr="00903FA0">
        <w:rPr>
          <w:rFonts w:ascii="inherit" w:hAnsi="inherit"/>
          <w:color w:val="00B050"/>
          <w:sz w:val="27"/>
          <w:szCs w:val="27"/>
        </w:rPr>
        <w:t>Multi-AZ</w:t>
      </w:r>
      <w:proofErr w:type="gramEnd"/>
      <w:r w:rsidRPr="00903FA0">
        <w:rPr>
          <w:rFonts w:ascii="inherit" w:hAnsi="inherit"/>
          <w:color w:val="00B050"/>
          <w:sz w:val="27"/>
          <w:szCs w:val="27"/>
        </w:rPr>
        <w:t xml:space="preserve"> i.e. set up with their own standby instances in a different AZ.</w:t>
      </w:r>
    </w:p>
    <w:p w14:paraId="35B29D42" w14:textId="77777777" w:rsidR="004D176D" w:rsidRPr="00903FA0" w:rsidRDefault="004D176D" w:rsidP="004D176D">
      <w:pPr>
        <w:numPr>
          <w:ilvl w:val="1"/>
          <w:numId w:val="23"/>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Load on the source DB instance can be reduced by routing read queries from applications to the Read Replica.</w:t>
      </w:r>
    </w:p>
    <w:p w14:paraId="2047CC83" w14:textId="77777777" w:rsidR="004D176D" w:rsidRPr="00903FA0" w:rsidRDefault="004D176D" w:rsidP="004D176D">
      <w:pPr>
        <w:numPr>
          <w:ilvl w:val="1"/>
          <w:numId w:val="23"/>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one or more replicas of a given source DB Instance and serve high-volume application read traffic from multiple copies of your data, thereby increasing aggregate read throughput. Read replicas can also be promoted when needed to become standalone DB instances.</w:t>
      </w:r>
    </w:p>
    <w:p w14:paraId="7D7D87C4" w14:textId="77777777" w:rsidR="004D176D" w:rsidRPr="00903FA0" w:rsidRDefault="004D176D" w:rsidP="004D176D">
      <w:pPr>
        <w:numPr>
          <w:ilvl w:val="1"/>
          <w:numId w:val="23"/>
        </w:numPr>
        <w:shd w:val="clear" w:color="auto" w:fill="FFFFFF"/>
        <w:spacing w:after="0"/>
        <w:ind w:left="2250"/>
        <w:textAlignment w:val="baseline"/>
        <w:divId w:val="47842775"/>
        <w:rPr>
          <w:rFonts w:ascii="inherit" w:hAnsi="inherit"/>
          <w:color w:val="00B050"/>
          <w:sz w:val="27"/>
          <w:szCs w:val="27"/>
        </w:rPr>
      </w:pPr>
      <w:r w:rsidRPr="00903FA0">
        <w:rPr>
          <w:rFonts w:ascii="inherit" w:hAnsi="inherit"/>
          <w:color w:val="00B050"/>
          <w:sz w:val="27"/>
          <w:szCs w:val="27"/>
        </w:rPr>
        <w:t xml:space="preserve">RDS uses DB engines’ built-in replication functionality to create a special type of DB instance called a Read Replica from a source DB instance. It uses the engines’ native </w:t>
      </w:r>
      <w:r w:rsidRPr="00903FA0">
        <w:rPr>
          <w:rFonts w:ascii="inherit" w:hAnsi="inherit"/>
          <w:b/>
          <w:bCs/>
          <w:color w:val="00B050"/>
          <w:sz w:val="27"/>
          <w:szCs w:val="27"/>
        </w:rPr>
        <w:t>asynchronous replication</w:t>
      </w:r>
      <w:r w:rsidRPr="00903FA0">
        <w:rPr>
          <w:rFonts w:ascii="inherit" w:hAnsi="inherit"/>
          <w:color w:val="00B050"/>
          <w:sz w:val="27"/>
          <w:szCs w:val="27"/>
        </w:rPr>
        <w:t xml:space="preserve"> to update the read replica whenever there is a change to the source DB instance.</w:t>
      </w:r>
    </w:p>
    <w:p w14:paraId="53CE63A9" w14:textId="77777777" w:rsidR="004D176D" w:rsidRDefault="004D176D" w:rsidP="004D176D">
      <w:pPr>
        <w:numPr>
          <w:ilvl w:val="1"/>
          <w:numId w:val="23"/>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Read replicas are available in RDS for MySQL, MariaDB, PostgreSQL, Oracle, and SQL Server as well as Aurora.</w:t>
      </w:r>
    </w:p>
    <w:p w14:paraId="7FDCAE04" w14:textId="77777777" w:rsidR="00903FA0" w:rsidRDefault="00903FA0" w:rsidP="004D176D">
      <w:pPr>
        <w:pStyle w:val="Heading2"/>
        <w:shd w:val="clear" w:color="auto" w:fill="FFFFFF"/>
        <w:spacing w:before="0"/>
        <w:textAlignment w:val="baseline"/>
        <w:divId w:val="47842775"/>
        <w:rPr>
          <w:rFonts w:ascii="inherit" w:hAnsi="inherit"/>
          <w:b w:val="0"/>
          <w:bCs w:val="0"/>
          <w:color w:val="666666"/>
          <w:sz w:val="42"/>
          <w:szCs w:val="42"/>
          <w:bdr w:val="none" w:sz="0" w:space="0" w:color="auto" w:frame="1"/>
        </w:rPr>
      </w:pPr>
    </w:p>
    <w:p w14:paraId="1580C747" w14:textId="64B7F270" w:rsidR="004D176D" w:rsidRDefault="004D176D" w:rsidP="004D176D">
      <w:pPr>
        <w:pStyle w:val="Heading2"/>
        <w:shd w:val="clear" w:color="auto" w:fill="FFFFFF"/>
        <w:spacing w:before="0"/>
        <w:textAlignment w:val="baseline"/>
        <w:divId w:val="47842775"/>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1D3252F4" w14:textId="77777777" w:rsidR="004D176D" w:rsidRPr="00DD77E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DD77E1">
        <w:rPr>
          <w:rFonts w:ascii="inherit" w:hAnsi="inherit"/>
          <w:color w:val="00B050"/>
          <w:sz w:val="27"/>
          <w:szCs w:val="27"/>
        </w:rPr>
        <w:t xml:space="preserve">You are running a successful multi-tier web application on AWS and your marketing department has asked you to add a reporting tier to the application. The reporting tier will aggregate and publish status reports every 30 minutes from user-generated information that is being stored in your web applications database. You are currently running a </w:t>
      </w:r>
      <w:proofErr w:type="gramStart"/>
      <w:r w:rsidRPr="00DD77E1">
        <w:rPr>
          <w:rFonts w:ascii="inherit" w:hAnsi="inherit"/>
          <w:color w:val="00B050"/>
          <w:sz w:val="27"/>
          <w:szCs w:val="27"/>
        </w:rPr>
        <w:t>Multi-AZ RDS MySQL</w:t>
      </w:r>
      <w:proofErr w:type="gramEnd"/>
      <w:r w:rsidRPr="00DD77E1">
        <w:rPr>
          <w:rFonts w:ascii="inherit" w:hAnsi="inherit"/>
          <w:color w:val="00B050"/>
          <w:sz w:val="27"/>
          <w:szCs w:val="27"/>
        </w:rPr>
        <w:t xml:space="preserve"> instance for the database tier. You also have implemented </w:t>
      </w:r>
      <w:proofErr w:type="spellStart"/>
      <w:r w:rsidRPr="00DD77E1">
        <w:rPr>
          <w:rFonts w:ascii="inherit" w:hAnsi="inherit"/>
          <w:color w:val="00B050"/>
          <w:sz w:val="27"/>
          <w:szCs w:val="27"/>
        </w:rPr>
        <w:t>ElastiCache</w:t>
      </w:r>
      <w:proofErr w:type="spellEnd"/>
      <w:r w:rsidRPr="00DD77E1">
        <w:rPr>
          <w:rFonts w:ascii="inherit" w:hAnsi="inherit"/>
          <w:color w:val="00B050"/>
          <w:sz w:val="27"/>
          <w:szCs w:val="27"/>
        </w:rPr>
        <w:t xml:space="preserve"> as a database caching layer between the application tier and database tier. Please select the answer that will allow you to successfully implement the reporting tier with as little impact as possible to your database.</w:t>
      </w:r>
    </w:p>
    <w:p w14:paraId="2EA50C78"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Continually send transaction logs from your master database to an S3 bucket and generate the reports off the S3 bucket using S3 byte range requests.</w:t>
      </w:r>
    </w:p>
    <w:p w14:paraId="0CDC296B"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Generate the reports by querying the synchronously replicated standby RDS MySQL instance maintained through Multi-AZ (Standby instance cannot be used as a scaling solution)</w:t>
      </w:r>
    </w:p>
    <w:p w14:paraId="752DAED5"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Style w:val="Strong"/>
          <w:rFonts w:ascii="inherit" w:hAnsi="inherit"/>
          <w:color w:val="00B050"/>
          <w:sz w:val="27"/>
          <w:szCs w:val="27"/>
          <w:bdr w:val="none" w:sz="0" w:space="0" w:color="auto" w:frame="1"/>
        </w:rPr>
        <w:t xml:space="preserve">Launch a RDS Read Replica connected to your </w:t>
      </w:r>
      <w:proofErr w:type="gramStart"/>
      <w:r w:rsidRPr="00DD77E1">
        <w:rPr>
          <w:rStyle w:val="Strong"/>
          <w:rFonts w:ascii="inherit" w:hAnsi="inherit"/>
          <w:color w:val="00B050"/>
          <w:sz w:val="27"/>
          <w:szCs w:val="27"/>
          <w:bdr w:val="none" w:sz="0" w:space="0" w:color="auto" w:frame="1"/>
        </w:rPr>
        <w:t>Multi-AZ</w:t>
      </w:r>
      <w:proofErr w:type="gramEnd"/>
      <w:r w:rsidRPr="00DD77E1">
        <w:rPr>
          <w:rStyle w:val="Strong"/>
          <w:rFonts w:ascii="inherit" w:hAnsi="inherit"/>
          <w:color w:val="00B050"/>
          <w:sz w:val="27"/>
          <w:szCs w:val="27"/>
          <w:bdr w:val="none" w:sz="0" w:space="0" w:color="auto" w:frame="1"/>
        </w:rPr>
        <w:t xml:space="preserve"> master database and generate reports by querying the Read Replica.</w:t>
      </w:r>
    </w:p>
    <w:p w14:paraId="74990DB9"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 xml:space="preserve">Generate the reports by querying the </w:t>
      </w:r>
      <w:proofErr w:type="spellStart"/>
      <w:r w:rsidRPr="00DD77E1">
        <w:rPr>
          <w:rFonts w:ascii="inherit" w:hAnsi="inherit"/>
          <w:color w:val="00B050"/>
          <w:sz w:val="27"/>
          <w:szCs w:val="27"/>
        </w:rPr>
        <w:t>ElastiCache</w:t>
      </w:r>
      <w:proofErr w:type="spellEnd"/>
      <w:r w:rsidRPr="00DD77E1">
        <w:rPr>
          <w:rFonts w:ascii="inherit" w:hAnsi="inherit"/>
          <w:color w:val="00B050"/>
          <w:sz w:val="27"/>
          <w:szCs w:val="27"/>
        </w:rPr>
        <w:t xml:space="preserve"> database caching tier. (</w:t>
      </w:r>
      <w:proofErr w:type="spellStart"/>
      <w:r w:rsidRPr="00DD77E1">
        <w:rPr>
          <w:rFonts w:ascii="inherit" w:hAnsi="inherit"/>
          <w:color w:val="00B050"/>
          <w:sz w:val="27"/>
          <w:szCs w:val="27"/>
        </w:rPr>
        <w:t>ElasticCache</w:t>
      </w:r>
      <w:proofErr w:type="spellEnd"/>
      <w:r w:rsidRPr="00DD77E1">
        <w:rPr>
          <w:rFonts w:ascii="inherit" w:hAnsi="inherit"/>
          <w:color w:val="00B050"/>
          <w:sz w:val="27"/>
          <w:szCs w:val="27"/>
        </w:rPr>
        <w:t xml:space="preserve"> does not maintain full data and is simply a caching solution)</w:t>
      </w:r>
    </w:p>
    <w:p w14:paraId="2EB06539"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A company is deploying a new two-tier web application in AWS. The company has limited staff and requires high availability, and the application requires complex queries and table joins. Which configuration provides the solution for the company’s requirements?</w:t>
      </w:r>
    </w:p>
    <w:p w14:paraId="40280EA7"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 xml:space="preserve">MySQL Installed on two Amazon EC2 Instances in a single Availability Zone (does not provide High </w:t>
      </w:r>
      <w:proofErr w:type="spellStart"/>
      <w:r>
        <w:rPr>
          <w:rFonts w:ascii="inherit" w:hAnsi="inherit"/>
          <w:color w:val="666666"/>
          <w:sz w:val="27"/>
          <w:szCs w:val="27"/>
        </w:rPr>
        <w:t>Availaility</w:t>
      </w:r>
      <w:proofErr w:type="spellEnd"/>
      <w:r>
        <w:rPr>
          <w:rFonts w:ascii="inherit" w:hAnsi="inherit"/>
          <w:color w:val="666666"/>
          <w:sz w:val="27"/>
          <w:szCs w:val="27"/>
        </w:rPr>
        <w:t xml:space="preserve"> out of the box)</w:t>
      </w:r>
    </w:p>
    <w:p w14:paraId="5BC6F96E"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Amazon RDS for MySQL with Multi-AZ</w:t>
      </w:r>
    </w:p>
    <w:p w14:paraId="7B5BC5DA"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 xml:space="preserve">Amazon </w:t>
      </w:r>
      <w:proofErr w:type="spellStart"/>
      <w:r>
        <w:rPr>
          <w:rFonts w:ascii="inherit" w:hAnsi="inherit"/>
          <w:color w:val="666666"/>
          <w:sz w:val="27"/>
          <w:szCs w:val="27"/>
        </w:rPr>
        <w:t>ElastiCache</w:t>
      </w:r>
      <w:proofErr w:type="spellEnd"/>
      <w:r>
        <w:rPr>
          <w:rFonts w:ascii="inherit" w:hAnsi="inherit"/>
          <w:color w:val="666666"/>
          <w:sz w:val="27"/>
          <w:szCs w:val="27"/>
        </w:rPr>
        <w:t xml:space="preserve"> (Just a caching solution)</w:t>
      </w:r>
    </w:p>
    <w:p w14:paraId="0AC234AF"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Amazon DynamoDB (Not suitable for complex queries and joins)</w:t>
      </w:r>
    </w:p>
    <w:p w14:paraId="576BD40C" w14:textId="77777777" w:rsidR="004D176D" w:rsidRPr="00DD77E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DD77E1">
        <w:rPr>
          <w:rFonts w:ascii="inherit" w:hAnsi="inherit"/>
          <w:color w:val="00B050"/>
          <w:sz w:val="27"/>
          <w:szCs w:val="27"/>
        </w:rPr>
        <w:t>Your company is getting ready to do a major public announcement of a social media site on AWS. The website is running on EC2 instances deployed across multiple Availability Zones with a Multi-AZ RDS MySQL Extra Large DB Instance. The site performs a high number of small reads and writes per second and relies on an eventual consistency model. After comprehensive tests you discover that there is read contention on RDS MySQL. Which are the best approaches to meet these requirements? (Choose 2 answers)</w:t>
      </w:r>
    </w:p>
    <w:p w14:paraId="5EB2AC38"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Style w:val="Strong"/>
          <w:rFonts w:ascii="inherit" w:hAnsi="inherit"/>
          <w:color w:val="00B050"/>
          <w:sz w:val="27"/>
          <w:szCs w:val="27"/>
          <w:bdr w:val="none" w:sz="0" w:space="0" w:color="auto" w:frame="1"/>
        </w:rPr>
        <w:t xml:space="preserve">Deploy </w:t>
      </w:r>
      <w:proofErr w:type="spellStart"/>
      <w:r w:rsidRPr="00DD77E1">
        <w:rPr>
          <w:rStyle w:val="Strong"/>
          <w:rFonts w:ascii="inherit" w:hAnsi="inherit"/>
          <w:color w:val="00B050"/>
          <w:sz w:val="27"/>
          <w:szCs w:val="27"/>
          <w:bdr w:val="none" w:sz="0" w:space="0" w:color="auto" w:frame="1"/>
        </w:rPr>
        <w:t>ElastiCache</w:t>
      </w:r>
      <w:proofErr w:type="spellEnd"/>
      <w:r w:rsidRPr="00DD77E1">
        <w:rPr>
          <w:rStyle w:val="Strong"/>
          <w:rFonts w:ascii="inherit" w:hAnsi="inherit"/>
          <w:color w:val="00B050"/>
          <w:sz w:val="27"/>
          <w:szCs w:val="27"/>
          <w:bdr w:val="none" w:sz="0" w:space="0" w:color="auto" w:frame="1"/>
        </w:rPr>
        <w:t xml:space="preserve"> in-memory cache running in each availability zone</w:t>
      </w:r>
    </w:p>
    <w:p w14:paraId="0785D4B6"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 xml:space="preserve">Implement </w:t>
      </w:r>
      <w:proofErr w:type="spellStart"/>
      <w:r w:rsidRPr="00DD77E1">
        <w:rPr>
          <w:rFonts w:ascii="inherit" w:hAnsi="inherit"/>
          <w:color w:val="00B050"/>
          <w:sz w:val="27"/>
          <w:szCs w:val="27"/>
        </w:rPr>
        <w:t>sharding</w:t>
      </w:r>
      <w:proofErr w:type="spellEnd"/>
      <w:r w:rsidRPr="00DD77E1">
        <w:rPr>
          <w:rFonts w:ascii="inherit" w:hAnsi="inherit"/>
          <w:color w:val="00B050"/>
          <w:sz w:val="27"/>
          <w:szCs w:val="27"/>
        </w:rPr>
        <w:t xml:space="preserve"> to distribute load to multiple RDS MySQL instances (this is only a read contention, the writes work fine)</w:t>
      </w:r>
    </w:p>
    <w:p w14:paraId="343E00F7"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Increase the RDS MySQL Instance size and Implement provisioned IOPS (not scalable, this is only a read contention, the writes work fine)</w:t>
      </w:r>
    </w:p>
    <w:p w14:paraId="49B7DC12"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Style w:val="Strong"/>
          <w:rFonts w:ascii="inherit" w:hAnsi="inherit"/>
          <w:color w:val="00B050"/>
          <w:sz w:val="27"/>
          <w:szCs w:val="27"/>
          <w:bdr w:val="none" w:sz="0" w:space="0" w:color="auto" w:frame="1"/>
        </w:rPr>
        <w:t>Add an RDS MySQL read replica in each availability zone</w:t>
      </w:r>
    </w:p>
    <w:p w14:paraId="2D827E4D" w14:textId="77777777" w:rsidR="004D176D" w:rsidRPr="00DD77E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DD77E1">
        <w:rPr>
          <w:rFonts w:ascii="inherit" w:hAnsi="inherit"/>
          <w:color w:val="00B050"/>
          <w:sz w:val="27"/>
          <w:szCs w:val="27"/>
        </w:rPr>
        <w:t xml:space="preserve">Your company has HQ in Tokyo and branch offices all over the world and is using logistics software with a multi-regional deployment on AWS in Japan, </w:t>
      </w:r>
      <w:proofErr w:type="gramStart"/>
      <w:r w:rsidRPr="00DD77E1">
        <w:rPr>
          <w:rFonts w:ascii="inherit" w:hAnsi="inherit"/>
          <w:color w:val="00B050"/>
          <w:sz w:val="27"/>
          <w:szCs w:val="27"/>
        </w:rPr>
        <w:t>Europe</w:t>
      </w:r>
      <w:proofErr w:type="gramEnd"/>
      <w:r w:rsidRPr="00DD77E1">
        <w:rPr>
          <w:rFonts w:ascii="inherit" w:hAnsi="inherit"/>
          <w:color w:val="00B050"/>
          <w:sz w:val="27"/>
          <w:szCs w:val="27"/>
        </w:rPr>
        <w:t xml:space="preserve"> and US. The logistic software has a 3-tier architecture and currently uses MySQL 5.6 for data persistence. Each region has deployed its own database. In the HQ region you run an hourly batch process reading data from every region to compute cross-regional reports that are sent by email to all offices this batch process must be completed as fast as possible to quickly optimize logistics. How do you build the database architecture </w:t>
      </w:r>
      <w:proofErr w:type="gramStart"/>
      <w:r w:rsidRPr="00DD77E1">
        <w:rPr>
          <w:rFonts w:ascii="inherit" w:hAnsi="inherit"/>
          <w:color w:val="00B050"/>
          <w:sz w:val="27"/>
          <w:szCs w:val="27"/>
        </w:rPr>
        <w:t>in order to</w:t>
      </w:r>
      <w:proofErr w:type="gramEnd"/>
      <w:r w:rsidRPr="00DD77E1">
        <w:rPr>
          <w:rFonts w:ascii="inherit" w:hAnsi="inherit"/>
          <w:color w:val="00B050"/>
          <w:sz w:val="27"/>
          <w:szCs w:val="27"/>
        </w:rPr>
        <w:t xml:space="preserve"> meet the requirements?</w:t>
      </w:r>
    </w:p>
    <w:p w14:paraId="023408B3"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Style w:val="Strong"/>
          <w:rFonts w:ascii="inherit" w:hAnsi="inherit"/>
          <w:color w:val="00B050"/>
          <w:sz w:val="27"/>
          <w:szCs w:val="27"/>
          <w:bdr w:val="none" w:sz="0" w:space="0" w:color="auto" w:frame="1"/>
        </w:rPr>
        <w:t>For each regional deployment, use RDS MySQL with a master in the region and a read replica in the HQ region</w:t>
      </w:r>
    </w:p>
    <w:p w14:paraId="213E5B66"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For each regional deployment, use MySQL on EC2 with a master in the region and send hourly EBS snapshots to the HQ region</w:t>
      </w:r>
    </w:p>
    <w:p w14:paraId="70451D83"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For each regional deployment, use RDS MySQL with a master in the region and send hourly RDS snapshots to the HQ region</w:t>
      </w:r>
    </w:p>
    <w:p w14:paraId="268A2A0B"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For each regional deployment, use MySQL on EC2 with a master in the region and use S3 to copy data files hourly to the HQ region</w:t>
      </w:r>
    </w:p>
    <w:p w14:paraId="1D7BC0CA"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Use Direct Connect to connect all regional MySQL deployments to the HQ region and reduce network latency for the batch process</w:t>
      </w:r>
    </w:p>
    <w:p w14:paraId="2F9FC23A" w14:textId="77777777" w:rsidR="004D176D" w:rsidRPr="00DD77E1" w:rsidRDefault="004D176D" w:rsidP="004D176D">
      <w:pPr>
        <w:numPr>
          <w:ilvl w:val="0"/>
          <w:numId w:val="25"/>
        </w:numPr>
        <w:shd w:val="clear" w:color="auto" w:fill="FFFFFF"/>
        <w:spacing w:after="0"/>
        <w:ind w:left="1125"/>
        <w:textAlignment w:val="baseline"/>
        <w:divId w:val="47842775"/>
        <w:rPr>
          <w:rFonts w:ascii="inherit" w:hAnsi="inherit"/>
          <w:sz w:val="27"/>
          <w:szCs w:val="27"/>
        </w:rPr>
      </w:pPr>
      <w:r w:rsidRPr="00DD77E1">
        <w:rPr>
          <w:rFonts w:ascii="inherit" w:hAnsi="inherit"/>
          <w:sz w:val="27"/>
          <w:szCs w:val="27"/>
        </w:rPr>
        <w:t>What would happen to an RDS (Relational Database Service) multi-Availability Zone deployment if the primary DB instance fails?</w:t>
      </w:r>
    </w:p>
    <w:p w14:paraId="1EEAF16E"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r w:rsidRPr="00DD77E1">
        <w:rPr>
          <w:rFonts w:ascii="inherit" w:hAnsi="inherit"/>
          <w:sz w:val="27"/>
          <w:szCs w:val="27"/>
        </w:rPr>
        <w:t>IP of the primary DB Instance is switched to the standby DB Instance.</w:t>
      </w:r>
    </w:p>
    <w:p w14:paraId="363CD1F1"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r w:rsidRPr="00DD77E1">
        <w:rPr>
          <w:rFonts w:ascii="inherit" w:hAnsi="inherit"/>
          <w:sz w:val="27"/>
          <w:szCs w:val="27"/>
        </w:rPr>
        <w:t>A new DB instance is created in the standby availability zone.</w:t>
      </w:r>
    </w:p>
    <w:p w14:paraId="564EE13E"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r w:rsidRPr="00DD77E1">
        <w:rPr>
          <w:rStyle w:val="Strong"/>
          <w:rFonts w:ascii="inherit" w:hAnsi="inherit"/>
          <w:sz w:val="27"/>
          <w:szCs w:val="27"/>
          <w:bdr w:val="none" w:sz="0" w:space="0" w:color="auto" w:frame="1"/>
        </w:rPr>
        <w:t>The canonical name record (CNAME) is changed from primary to standby.</w:t>
      </w:r>
    </w:p>
    <w:p w14:paraId="2B23E76F"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r w:rsidRPr="00DD77E1">
        <w:rPr>
          <w:rFonts w:ascii="inherit" w:hAnsi="inherit"/>
          <w:sz w:val="27"/>
          <w:szCs w:val="27"/>
        </w:rPr>
        <w:t>The RDS (Relational Database Service) DB instance reboots.</w:t>
      </w:r>
    </w:p>
    <w:p w14:paraId="1B7253FC" w14:textId="77777777" w:rsidR="004D176D" w:rsidRPr="00DD77E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DD77E1">
        <w:rPr>
          <w:rFonts w:ascii="inherit" w:hAnsi="inherit"/>
          <w:color w:val="00B050"/>
          <w:sz w:val="27"/>
          <w:szCs w:val="27"/>
        </w:rPr>
        <w:t xml:space="preserve">Your business is building a new application that will store its entire customer database on a RDS MySQL </w:t>
      </w:r>
      <w:proofErr w:type="gramStart"/>
      <w:r w:rsidRPr="00DD77E1">
        <w:rPr>
          <w:rFonts w:ascii="inherit" w:hAnsi="inherit"/>
          <w:color w:val="00B050"/>
          <w:sz w:val="27"/>
          <w:szCs w:val="27"/>
        </w:rPr>
        <w:t>database, and</w:t>
      </w:r>
      <w:proofErr w:type="gramEnd"/>
      <w:r w:rsidRPr="00DD77E1">
        <w:rPr>
          <w:rFonts w:ascii="inherit" w:hAnsi="inherit"/>
          <w:color w:val="00B050"/>
          <w:sz w:val="27"/>
          <w:szCs w:val="27"/>
        </w:rPr>
        <w:t xml:space="preserve"> will have various applications and users that will query that data for different purposes. Large analytics jobs on the database are likely to cause other applications to not be able to get the query results they need to, before time out. Also, as your data grows, these analytics jobs will start to take more time, increasing the negative effect on the other applications. How do you solve the contention issues between these different workloads on the same data?</w:t>
      </w:r>
    </w:p>
    <w:p w14:paraId="0C0CA90A"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Enable Multi-AZ mode on the RDS instance</w:t>
      </w:r>
    </w:p>
    <w:p w14:paraId="5CBDAAD7"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 xml:space="preserve">Use </w:t>
      </w:r>
      <w:proofErr w:type="spellStart"/>
      <w:r w:rsidRPr="00DD77E1">
        <w:rPr>
          <w:rFonts w:ascii="inherit" w:hAnsi="inherit"/>
          <w:color w:val="00B050"/>
          <w:sz w:val="27"/>
          <w:szCs w:val="27"/>
        </w:rPr>
        <w:t>ElastiCache</w:t>
      </w:r>
      <w:proofErr w:type="spellEnd"/>
      <w:r w:rsidRPr="00DD77E1">
        <w:rPr>
          <w:rFonts w:ascii="inherit" w:hAnsi="inherit"/>
          <w:color w:val="00B050"/>
          <w:sz w:val="27"/>
          <w:szCs w:val="27"/>
        </w:rPr>
        <w:t xml:space="preserve"> to offload the analytics job data</w:t>
      </w:r>
    </w:p>
    <w:p w14:paraId="734FDB82"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Style w:val="Strong"/>
          <w:rFonts w:ascii="inherit" w:hAnsi="inherit"/>
          <w:color w:val="00B050"/>
          <w:sz w:val="27"/>
          <w:szCs w:val="27"/>
          <w:bdr w:val="none" w:sz="0" w:space="0" w:color="auto" w:frame="1"/>
        </w:rPr>
        <w:t>Create RDS Read-Replicas for the analytics work</w:t>
      </w:r>
    </w:p>
    <w:p w14:paraId="59A50F86"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Run the RDS instance on the largest size possible</w:t>
      </w:r>
    </w:p>
    <w:p w14:paraId="2C5166EA"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Will my standby RDS instance be in the same Availability Zone as my primary?</w:t>
      </w:r>
    </w:p>
    <w:p w14:paraId="49E5F3A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for Oracle RDS types</w:t>
      </w:r>
    </w:p>
    <w:p w14:paraId="15C2176E"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Yes</w:t>
      </w:r>
    </w:p>
    <w:p w14:paraId="520999CC"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if configured at launch</w:t>
      </w:r>
    </w:p>
    <w:p w14:paraId="555E01D9"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No</w:t>
      </w:r>
    </w:p>
    <w:p w14:paraId="1279BA66" w14:textId="77777777" w:rsidR="004D176D" w:rsidRPr="00DD77E1" w:rsidRDefault="004D176D" w:rsidP="004D176D">
      <w:pPr>
        <w:numPr>
          <w:ilvl w:val="0"/>
          <w:numId w:val="25"/>
        </w:numPr>
        <w:shd w:val="clear" w:color="auto" w:fill="FFFFFF"/>
        <w:spacing w:after="0"/>
        <w:ind w:left="1125"/>
        <w:textAlignment w:val="baseline"/>
        <w:divId w:val="47842775"/>
        <w:rPr>
          <w:rFonts w:ascii="inherit" w:hAnsi="inherit"/>
          <w:sz w:val="27"/>
          <w:szCs w:val="27"/>
        </w:rPr>
      </w:pPr>
      <w:del w:id="0" w:author="Unknown">
        <w:r w:rsidRPr="00DD77E1">
          <w:rPr>
            <w:rFonts w:ascii="inherit" w:hAnsi="inherit"/>
            <w:sz w:val="27"/>
            <w:szCs w:val="27"/>
            <w:bdr w:val="none" w:sz="0" w:space="0" w:color="auto" w:frame="1"/>
          </w:rPr>
          <w:delText>Is creating a Read Replica of another Read Replica supported?</w:delText>
        </w:r>
      </w:del>
    </w:p>
    <w:p w14:paraId="62F0A95A"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del w:id="1" w:author="Unknown">
        <w:r w:rsidRPr="00DD77E1">
          <w:rPr>
            <w:rFonts w:ascii="inherit" w:hAnsi="inherit"/>
            <w:sz w:val="27"/>
            <w:szCs w:val="27"/>
            <w:bdr w:val="none" w:sz="0" w:space="0" w:color="auto" w:frame="1"/>
          </w:rPr>
          <w:delText>Only in certain regions</w:delText>
        </w:r>
      </w:del>
    </w:p>
    <w:p w14:paraId="459DDAC8"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del w:id="2" w:author="Unknown">
        <w:r w:rsidRPr="00DD77E1">
          <w:rPr>
            <w:rStyle w:val="Strong"/>
            <w:rFonts w:ascii="inherit" w:hAnsi="inherit"/>
            <w:sz w:val="27"/>
            <w:szCs w:val="27"/>
            <w:bdr w:val="none" w:sz="0" w:space="0" w:color="auto" w:frame="1"/>
          </w:rPr>
          <w:delText>Only with MySQL based RDS</w:delText>
        </w:r>
      </w:del>
    </w:p>
    <w:p w14:paraId="53DEF283"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del w:id="3" w:author="Unknown">
        <w:r w:rsidRPr="00DD77E1">
          <w:rPr>
            <w:rFonts w:ascii="inherit" w:hAnsi="inherit"/>
            <w:sz w:val="27"/>
            <w:szCs w:val="27"/>
            <w:bdr w:val="none" w:sz="0" w:space="0" w:color="auto" w:frame="1"/>
          </w:rPr>
          <w:delText>Only for Oracle RDS types</w:delText>
        </w:r>
      </w:del>
    </w:p>
    <w:p w14:paraId="2B0A6CD9"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sz w:val="27"/>
          <w:szCs w:val="27"/>
        </w:rPr>
      </w:pPr>
      <w:del w:id="4" w:author="Unknown">
        <w:r w:rsidRPr="00DD77E1">
          <w:rPr>
            <w:rFonts w:ascii="inherit" w:hAnsi="inherit"/>
            <w:sz w:val="27"/>
            <w:szCs w:val="27"/>
            <w:bdr w:val="none" w:sz="0" w:space="0" w:color="auto" w:frame="1"/>
          </w:rPr>
          <w:delText>No</w:delText>
        </w:r>
      </w:del>
    </w:p>
    <w:p w14:paraId="49FE91D4"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 xml:space="preserve">A user is planning to set up the </w:t>
      </w:r>
      <w:proofErr w:type="gramStart"/>
      <w:r>
        <w:rPr>
          <w:rFonts w:ascii="inherit" w:hAnsi="inherit"/>
          <w:color w:val="666666"/>
          <w:sz w:val="27"/>
          <w:szCs w:val="27"/>
        </w:rPr>
        <w:t>Multi-AZ</w:t>
      </w:r>
      <w:proofErr w:type="gramEnd"/>
      <w:r>
        <w:rPr>
          <w:rFonts w:ascii="inherit" w:hAnsi="inherit"/>
          <w:color w:val="666666"/>
          <w:sz w:val="27"/>
          <w:szCs w:val="27"/>
        </w:rPr>
        <w:t xml:space="preserve"> feature of RDS. Which of the below mentioned conditions won’t take advantage of the </w:t>
      </w:r>
      <w:proofErr w:type="gramStart"/>
      <w:r>
        <w:rPr>
          <w:rFonts w:ascii="inherit" w:hAnsi="inherit"/>
          <w:color w:val="666666"/>
          <w:sz w:val="27"/>
          <w:szCs w:val="27"/>
        </w:rPr>
        <w:t>Multi-AZ</w:t>
      </w:r>
      <w:proofErr w:type="gramEnd"/>
      <w:r>
        <w:rPr>
          <w:rFonts w:ascii="inherit" w:hAnsi="inherit"/>
          <w:color w:val="666666"/>
          <w:sz w:val="27"/>
          <w:szCs w:val="27"/>
        </w:rPr>
        <w:t xml:space="preserve"> feature?</w:t>
      </w:r>
    </w:p>
    <w:p w14:paraId="462D596B"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Availability zone outage</w:t>
      </w:r>
    </w:p>
    <w:p w14:paraId="54CC2AD2"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 manual failover of the DB instance using Reboot with failover option</w:t>
      </w:r>
    </w:p>
    <w:p w14:paraId="3793A909"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Region outage</w:t>
      </w:r>
    </w:p>
    <w:p w14:paraId="36C88394"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When the user changes the DB instance’s server type</w:t>
      </w:r>
    </w:p>
    <w:p w14:paraId="456C9F47"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When you run a DB Instance as a Multi-AZ deployment, the “_____” serves database writes and reads</w:t>
      </w:r>
    </w:p>
    <w:p w14:paraId="732750D0"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secondary</w:t>
      </w:r>
    </w:p>
    <w:p w14:paraId="46543C97"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backup</w:t>
      </w:r>
    </w:p>
    <w:p w14:paraId="28A53E9B"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stand by</w:t>
      </w:r>
    </w:p>
    <w:p w14:paraId="665F7A4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primary</w:t>
      </w:r>
    </w:p>
    <w:p w14:paraId="77E3CC70"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When running my DB Instance as a Multi-AZ deployment, can I use the standby for read or write operations?</w:t>
      </w:r>
    </w:p>
    <w:p w14:paraId="7926D72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Yes</w:t>
      </w:r>
    </w:p>
    <w:p w14:paraId="6219C82A"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with MSSQL based RDS</w:t>
      </w:r>
    </w:p>
    <w:p w14:paraId="1220E5FA"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for Oracle RDS instances</w:t>
      </w:r>
    </w:p>
    <w:p w14:paraId="13235ED2"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No</w:t>
      </w:r>
    </w:p>
    <w:p w14:paraId="4EF95E34"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Read Replicas require a transactional storage engine and are only supported for the _________ storage engine</w:t>
      </w:r>
    </w:p>
    <w:p w14:paraId="4F9FC868"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spellStart"/>
      <w:r>
        <w:rPr>
          <w:rFonts w:ascii="inherit" w:hAnsi="inherit"/>
          <w:color w:val="666666"/>
          <w:sz w:val="27"/>
          <w:szCs w:val="27"/>
        </w:rPr>
        <w:t>OracleISAM</w:t>
      </w:r>
      <w:proofErr w:type="spellEnd"/>
    </w:p>
    <w:p w14:paraId="3FD81D9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MSSQLDB</w:t>
      </w:r>
    </w:p>
    <w:p w14:paraId="60F4F616"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spellStart"/>
      <w:r>
        <w:rPr>
          <w:rStyle w:val="Strong"/>
          <w:rFonts w:ascii="inherit" w:hAnsi="inherit"/>
          <w:color w:val="666666"/>
          <w:sz w:val="27"/>
          <w:szCs w:val="27"/>
          <w:bdr w:val="none" w:sz="0" w:space="0" w:color="auto" w:frame="1"/>
        </w:rPr>
        <w:t>InnoDB</w:t>
      </w:r>
      <w:proofErr w:type="spellEnd"/>
    </w:p>
    <w:p w14:paraId="309192F8"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spellStart"/>
      <w:r>
        <w:rPr>
          <w:rFonts w:ascii="inherit" w:hAnsi="inherit"/>
          <w:color w:val="666666"/>
          <w:sz w:val="27"/>
          <w:szCs w:val="27"/>
        </w:rPr>
        <w:t>MyISAM</w:t>
      </w:r>
      <w:proofErr w:type="spellEnd"/>
    </w:p>
    <w:p w14:paraId="5BBFF9ED"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 xml:space="preserve">A user is configuring the </w:t>
      </w:r>
      <w:proofErr w:type="gramStart"/>
      <w:r>
        <w:rPr>
          <w:rFonts w:ascii="inherit" w:hAnsi="inherit"/>
          <w:color w:val="666666"/>
          <w:sz w:val="27"/>
          <w:szCs w:val="27"/>
        </w:rPr>
        <w:t>Multi-AZ</w:t>
      </w:r>
      <w:proofErr w:type="gramEnd"/>
      <w:r>
        <w:rPr>
          <w:rFonts w:ascii="inherit" w:hAnsi="inherit"/>
          <w:color w:val="666666"/>
          <w:sz w:val="27"/>
          <w:szCs w:val="27"/>
        </w:rPr>
        <w:t xml:space="preserve"> feature of an RDS DB. The user came to know that this RDS DB does not use the AWS </w:t>
      </w:r>
      <w:proofErr w:type="gramStart"/>
      <w:r>
        <w:rPr>
          <w:rFonts w:ascii="inherit" w:hAnsi="inherit"/>
          <w:color w:val="666666"/>
          <w:sz w:val="27"/>
          <w:szCs w:val="27"/>
        </w:rPr>
        <w:t>technology, but</w:t>
      </w:r>
      <w:proofErr w:type="gramEnd"/>
      <w:r>
        <w:rPr>
          <w:rFonts w:ascii="inherit" w:hAnsi="inherit"/>
          <w:color w:val="666666"/>
          <w:sz w:val="27"/>
          <w:szCs w:val="27"/>
        </w:rPr>
        <w:t xml:space="preserve"> uses server mirroring to achieve replication. Which DB is the user using right now?</w:t>
      </w:r>
    </w:p>
    <w:p w14:paraId="6EE3DE06"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MySQL</w:t>
      </w:r>
    </w:p>
    <w:p w14:paraId="36C97FB8"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Oracle</w:t>
      </w:r>
    </w:p>
    <w:p w14:paraId="6B359347"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MS SQL</w:t>
      </w:r>
    </w:p>
    <w:p w14:paraId="015FF80B"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PostgreSQL</w:t>
      </w:r>
    </w:p>
    <w:p w14:paraId="59BB6B2D" w14:textId="77777777" w:rsidR="004D176D" w:rsidRPr="00DD77E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DD77E1">
        <w:rPr>
          <w:rFonts w:ascii="inherit" w:hAnsi="inherit"/>
          <w:color w:val="00B050"/>
          <w:sz w:val="27"/>
          <w:szCs w:val="27"/>
        </w:rPr>
        <w:t>If I have multiple Read Replicas for my master DB Instance and I promote one of them, what happens to the rest of the Read Replicas?</w:t>
      </w:r>
    </w:p>
    <w:p w14:paraId="060B8B7F"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Style w:val="Strong"/>
          <w:rFonts w:ascii="inherit" w:hAnsi="inherit"/>
          <w:color w:val="00B050"/>
          <w:sz w:val="27"/>
          <w:szCs w:val="27"/>
          <w:bdr w:val="none" w:sz="0" w:space="0" w:color="auto" w:frame="1"/>
        </w:rPr>
        <w:t>The remaining Read Replicas will still replicate from the older master DB Instance</w:t>
      </w:r>
    </w:p>
    <w:p w14:paraId="03F34688"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The remaining Read Replicas will be deleted</w:t>
      </w:r>
    </w:p>
    <w:p w14:paraId="26E57625" w14:textId="77777777" w:rsidR="004D176D" w:rsidRPr="00DD77E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DD77E1">
        <w:rPr>
          <w:rFonts w:ascii="inherit" w:hAnsi="inherit"/>
          <w:color w:val="00B050"/>
          <w:sz w:val="27"/>
          <w:szCs w:val="27"/>
        </w:rPr>
        <w:t>The remaining Read Replicas will be combined to one read replica</w:t>
      </w:r>
    </w:p>
    <w:p w14:paraId="4BF23FC2"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 xml:space="preserve">If you have chosen </w:t>
      </w:r>
      <w:proofErr w:type="gramStart"/>
      <w:r>
        <w:rPr>
          <w:rFonts w:ascii="inherit" w:hAnsi="inherit"/>
          <w:color w:val="666666"/>
          <w:sz w:val="27"/>
          <w:szCs w:val="27"/>
        </w:rPr>
        <w:t>Multi-AZ</w:t>
      </w:r>
      <w:proofErr w:type="gramEnd"/>
      <w:r>
        <w:rPr>
          <w:rFonts w:ascii="inherit" w:hAnsi="inherit"/>
          <w:color w:val="666666"/>
          <w:sz w:val="27"/>
          <w:szCs w:val="27"/>
        </w:rPr>
        <w:t xml:space="preserve"> deployment, in the event of a planned or unplanned outage of your primary DB Instance, Amazon RDS automatically switches to the standby replica. The automatic failover mechanism simply changes the ______ record of the main DB Instance to point to the standby DB Instance.</w:t>
      </w:r>
    </w:p>
    <w:p w14:paraId="2784D8E9"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DNAME</w:t>
      </w:r>
    </w:p>
    <w:p w14:paraId="2E82178C"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CNAME</w:t>
      </w:r>
    </w:p>
    <w:p w14:paraId="4FCE127A"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TXT</w:t>
      </w:r>
    </w:p>
    <w:p w14:paraId="2FA7AA23"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MX</w:t>
      </w:r>
    </w:p>
    <w:p w14:paraId="4E36D60F"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When automatic failover occurs, Amazon RDS will emit a DB Instance event to inform you that automatic failover occurred. You can use the _____ to return information about events related to your DB Instance</w:t>
      </w:r>
    </w:p>
    <w:p w14:paraId="28BED305"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spellStart"/>
      <w:r>
        <w:rPr>
          <w:rFonts w:ascii="inherit" w:hAnsi="inherit"/>
          <w:color w:val="666666"/>
          <w:sz w:val="27"/>
          <w:szCs w:val="27"/>
        </w:rPr>
        <w:t>FetchFailure</w:t>
      </w:r>
      <w:proofErr w:type="spellEnd"/>
    </w:p>
    <w:p w14:paraId="3BB22AE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spellStart"/>
      <w:r>
        <w:rPr>
          <w:rFonts w:ascii="inherit" w:hAnsi="inherit"/>
          <w:color w:val="666666"/>
          <w:sz w:val="27"/>
          <w:szCs w:val="27"/>
        </w:rPr>
        <w:t>DescriveFailure</w:t>
      </w:r>
      <w:proofErr w:type="spellEnd"/>
    </w:p>
    <w:p w14:paraId="3D25A435"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spellStart"/>
      <w:r>
        <w:rPr>
          <w:rStyle w:val="Strong"/>
          <w:rFonts w:ascii="inherit" w:hAnsi="inherit"/>
          <w:color w:val="666666"/>
          <w:sz w:val="27"/>
          <w:szCs w:val="27"/>
          <w:bdr w:val="none" w:sz="0" w:space="0" w:color="auto" w:frame="1"/>
        </w:rPr>
        <w:t>DescribeEvents</w:t>
      </w:r>
      <w:proofErr w:type="spellEnd"/>
    </w:p>
    <w:p w14:paraId="6819647C"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spellStart"/>
      <w:r>
        <w:rPr>
          <w:rFonts w:ascii="inherit" w:hAnsi="inherit"/>
          <w:color w:val="666666"/>
          <w:sz w:val="27"/>
          <w:szCs w:val="27"/>
        </w:rPr>
        <w:t>FetchEvents</w:t>
      </w:r>
      <w:proofErr w:type="spellEnd"/>
    </w:p>
    <w:p w14:paraId="3130E415"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The new DB Instance that is created when you promote a Read Replica retains the backup window period.</w:t>
      </w:r>
    </w:p>
    <w:p w14:paraId="3BAAB6D9"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TRUE</w:t>
      </w:r>
    </w:p>
    <w:p w14:paraId="1F3565AC"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FALSE</w:t>
      </w:r>
    </w:p>
    <w:p w14:paraId="5E8A2BDC"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Will I be alerted when automatic failover occurs?</w:t>
      </w:r>
    </w:p>
    <w:p w14:paraId="75C16F7C"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Only if SNS configured</w:t>
      </w:r>
    </w:p>
    <w:p w14:paraId="18DEDCB7"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No</w:t>
      </w:r>
    </w:p>
    <w:p w14:paraId="38C604EA"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Yes</w:t>
      </w:r>
    </w:p>
    <w:p w14:paraId="1FB753D6"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 xml:space="preserve">Only if </w:t>
      </w:r>
      <w:proofErr w:type="spellStart"/>
      <w:r>
        <w:rPr>
          <w:rFonts w:ascii="inherit" w:hAnsi="inherit"/>
          <w:color w:val="666666"/>
          <w:sz w:val="27"/>
          <w:szCs w:val="27"/>
        </w:rPr>
        <w:t>Cloudwatch</w:t>
      </w:r>
      <w:proofErr w:type="spellEnd"/>
      <w:r>
        <w:rPr>
          <w:rFonts w:ascii="inherit" w:hAnsi="inherit"/>
          <w:color w:val="666666"/>
          <w:sz w:val="27"/>
          <w:szCs w:val="27"/>
        </w:rPr>
        <w:t xml:space="preserve"> configured</w:t>
      </w:r>
    </w:p>
    <w:p w14:paraId="5717EF84"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Can I initiate a “forced failover” for my MySQL Multi-AZ DB Instance deployment?</w:t>
      </w:r>
    </w:p>
    <w:p w14:paraId="4C4C6C53"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in certain regions</w:t>
      </w:r>
    </w:p>
    <w:p w14:paraId="2AE49009"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in VPC</w:t>
      </w:r>
    </w:p>
    <w:p w14:paraId="1D76619E"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Yes</w:t>
      </w:r>
    </w:p>
    <w:p w14:paraId="618BB4A7"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No</w:t>
      </w:r>
    </w:p>
    <w:p w14:paraId="479E44BB"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 xml:space="preserve">A user is accessing RDS from an application. The user has enabled the </w:t>
      </w:r>
      <w:proofErr w:type="gramStart"/>
      <w:r>
        <w:rPr>
          <w:rFonts w:ascii="inherit" w:hAnsi="inherit"/>
          <w:color w:val="666666"/>
          <w:sz w:val="27"/>
          <w:szCs w:val="27"/>
        </w:rPr>
        <w:t>Multi-AZ</w:t>
      </w:r>
      <w:proofErr w:type="gramEnd"/>
      <w:r>
        <w:rPr>
          <w:rFonts w:ascii="inherit" w:hAnsi="inherit"/>
          <w:color w:val="666666"/>
          <w:sz w:val="27"/>
          <w:szCs w:val="27"/>
        </w:rPr>
        <w:t xml:space="preserve"> feature with the MS SQL RDS DB. During a planned outage how will AWS ensure that a switch from DB to a standby replica will not affect access to the application?</w:t>
      </w:r>
    </w:p>
    <w:p w14:paraId="1DBFA083"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RDS will have an internal IP which will redirect all requests to the new DB</w:t>
      </w:r>
    </w:p>
    <w:p w14:paraId="5B7D8E9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RDS uses DNS to switch over to standby replica for seamless transition</w:t>
      </w:r>
    </w:p>
    <w:p w14:paraId="7AD512BF"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The switch over changes Hardware so RDS does not need to worry about access</w:t>
      </w:r>
    </w:p>
    <w:p w14:paraId="5B3D10F0"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 xml:space="preserve">RDS will have both the DBs running </w:t>
      </w:r>
      <w:proofErr w:type="gramStart"/>
      <w:r>
        <w:rPr>
          <w:rFonts w:ascii="inherit" w:hAnsi="inherit"/>
          <w:color w:val="666666"/>
          <w:sz w:val="27"/>
          <w:szCs w:val="27"/>
        </w:rPr>
        <w:t>independently</w:t>
      </w:r>
      <w:proofErr w:type="gramEnd"/>
      <w:r>
        <w:rPr>
          <w:rFonts w:ascii="inherit" w:hAnsi="inherit"/>
          <w:color w:val="666666"/>
          <w:sz w:val="27"/>
          <w:szCs w:val="27"/>
        </w:rPr>
        <w:t xml:space="preserve"> and the user has to manually switch over</w:t>
      </w:r>
    </w:p>
    <w:p w14:paraId="50BFA23A"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Which of the following is part of the failover process for a Multi-AZ Amazon Relational Database Service (RDS) instance?</w:t>
      </w:r>
    </w:p>
    <w:p w14:paraId="62BF5925"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The failed RDS DB instance reboots.</w:t>
      </w:r>
    </w:p>
    <w:p w14:paraId="61CBC49E"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The IP of the primary DB instance is switched to the standby DB instance.</w:t>
      </w:r>
    </w:p>
    <w:p w14:paraId="6142DBFB"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The DNS record for the RDS endpoint is changed from primary to standby.</w:t>
      </w:r>
    </w:p>
    <w:p w14:paraId="5CFE0C51"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 new DB instance is created in the standby availability zone.</w:t>
      </w:r>
    </w:p>
    <w:p w14:paraId="192B5AFE"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 xml:space="preserve">Which of these is not a reason a </w:t>
      </w:r>
      <w:proofErr w:type="gramStart"/>
      <w:r>
        <w:rPr>
          <w:rFonts w:ascii="inherit" w:hAnsi="inherit"/>
          <w:color w:val="666666"/>
          <w:sz w:val="27"/>
          <w:szCs w:val="27"/>
        </w:rPr>
        <w:t>Multi-AZ RDS</w:t>
      </w:r>
      <w:proofErr w:type="gramEnd"/>
      <w:r>
        <w:rPr>
          <w:rFonts w:ascii="inherit" w:hAnsi="inherit"/>
          <w:color w:val="666666"/>
          <w:sz w:val="27"/>
          <w:szCs w:val="27"/>
        </w:rPr>
        <w:t xml:space="preserve"> instance will failover?</w:t>
      </w:r>
    </w:p>
    <w:p w14:paraId="2F4E7467"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An Availability Zone outage</w:t>
      </w:r>
    </w:p>
    <w:p w14:paraId="6FD45ABF"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 manual failover of the DB instance was initiated using Reboot with failover</w:t>
      </w:r>
    </w:p>
    <w:p w14:paraId="40AA4E98"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 xml:space="preserve">To </w:t>
      </w:r>
      <w:proofErr w:type="spellStart"/>
      <w:r>
        <w:rPr>
          <w:rFonts w:ascii="inherit" w:hAnsi="inherit"/>
          <w:color w:val="666666"/>
          <w:sz w:val="27"/>
          <w:szCs w:val="27"/>
        </w:rPr>
        <w:t>autoscale</w:t>
      </w:r>
      <w:proofErr w:type="spellEnd"/>
      <w:r>
        <w:rPr>
          <w:rFonts w:ascii="inherit" w:hAnsi="inherit"/>
          <w:color w:val="666666"/>
          <w:sz w:val="27"/>
          <w:szCs w:val="27"/>
        </w:rPr>
        <w:t xml:space="preserve"> to a higher instance class (Refer </w:t>
      </w:r>
      <w:hyperlink r:id="rId14"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6095E4C6"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Master database corruption occurs</w:t>
      </w:r>
    </w:p>
    <w:p w14:paraId="71766BA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The primary DB instance fails</w:t>
      </w:r>
    </w:p>
    <w:p w14:paraId="670DAD54" w14:textId="77777777" w:rsidR="004D176D" w:rsidRPr="002F485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2F4851">
        <w:rPr>
          <w:rFonts w:ascii="inherit" w:hAnsi="inherit"/>
          <w:color w:val="00B050"/>
          <w:sz w:val="27"/>
          <w:szCs w:val="27"/>
        </w:rPr>
        <w:t>You need to scale an RDS deployment. You are operating at 10% writes and 90% reads, based on your logging. How best can you scale this in a simple way?</w:t>
      </w:r>
    </w:p>
    <w:p w14:paraId="12BF557F"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Create a second master RDS instance and peer the RDS groups.</w:t>
      </w:r>
    </w:p>
    <w:p w14:paraId="513FA4C7"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 xml:space="preserve">Cache all the database responses on the </w:t>
      </w:r>
      <w:proofErr w:type="spellStart"/>
      <w:r w:rsidRPr="002F4851">
        <w:rPr>
          <w:rFonts w:ascii="inherit" w:hAnsi="inherit"/>
          <w:color w:val="00B050"/>
          <w:sz w:val="27"/>
          <w:szCs w:val="27"/>
        </w:rPr>
        <w:t>read</w:t>
      </w:r>
      <w:proofErr w:type="spellEnd"/>
      <w:r w:rsidRPr="002F4851">
        <w:rPr>
          <w:rFonts w:ascii="inherit" w:hAnsi="inherit"/>
          <w:color w:val="00B050"/>
          <w:sz w:val="27"/>
          <w:szCs w:val="27"/>
        </w:rPr>
        <w:t xml:space="preserve"> side with CloudFront.</w:t>
      </w:r>
    </w:p>
    <w:p w14:paraId="11A1569D"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Style w:val="Strong"/>
          <w:rFonts w:ascii="inherit" w:hAnsi="inherit"/>
          <w:color w:val="00B050"/>
          <w:sz w:val="27"/>
          <w:szCs w:val="27"/>
          <w:bdr w:val="none" w:sz="0" w:space="0" w:color="auto" w:frame="1"/>
        </w:rPr>
        <w:t>Create read replicas for RDS since the load is mostly reads.</w:t>
      </w:r>
    </w:p>
    <w:p w14:paraId="75848339"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 xml:space="preserve">Create a Multi-AZ RDS </w:t>
      </w:r>
      <w:proofErr w:type="gramStart"/>
      <w:r w:rsidRPr="002F4851">
        <w:rPr>
          <w:rFonts w:ascii="inherit" w:hAnsi="inherit"/>
          <w:color w:val="00B050"/>
          <w:sz w:val="27"/>
          <w:szCs w:val="27"/>
        </w:rPr>
        <w:t>installs</w:t>
      </w:r>
      <w:proofErr w:type="gramEnd"/>
      <w:r w:rsidRPr="002F4851">
        <w:rPr>
          <w:rFonts w:ascii="inherit" w:hAnsi="inherit"/>
          <w:color w:val="00B050"/>
          <w:sz w:val="27"/>
          <w:szCs w:val="27"/>
        </w:rPr>
        <w:t xml:space="preserve"> and route read traffic to standby.</w:t>
      </w:r>
    </w:p>
    <w:p w14:paraId="77AB18C4"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 xml:space="preserve">How does Amazon RDS </w:t>
      </w:r>
      <w:proofErr w:type="gramStart"/>
      <w:r>
        <w:rPr>
          <w:rFonts w:ascii="inherit" w:hAnsi="inherit"/>
          <w:color w:val="666666"/>
          <w:sz w:val="27"/>
          <w:szCs w:val="27"/>
        </w:rPr>
        <w:t>multi Availability</w:t>
      </w:r>
      <w:proofErr w:type="gramEnd"/>
      <w:r>
        <w:rPr>
          <w:rFonts w:ascii="inherit" w:hAnsi="inherit"/>
          <w:color w:val="666666"/>
          <w:sz w:val="27"/>
          <w:szCs w:val="27"/>
        </w:rPr>
        <w:t xml:space="preserve"> Zone model work?</w:t>
      </w:r>
    </w:p>
    <w:p w14:paraId="79E2092A"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A second, standby database is deployed and maintained in a different availability zone from master, using synchronous replication. </w:t>
      </w:r>
      <w:r>
        <w:rPr>
          <w:rFonts w:ascii="inherit" w:hAnsi="inherit"/>
          <w:color w:val="666666"/>
          <w:sz w:val="27"/>
          <w:szCs w:val="27"/>
        </w:rPr>
        <w:t>(Refer </w:t>
      </w:r>
      <w:hyperlink r:id="rId15"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6F869B19"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 second, standby database is deployed and maintained in a different availability zone from master using asynchronous replication.</w:t>
      </w:r>
    </w:p>
    <w:p w14:paraId="19F8FE41"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 second, standby database is deployed and maintained in a different region from master using asynchronous replication.</w:t>
      </w:r>
    </w:p>
    <w:p w14:paraId="003EB3F2"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 second, standby database is deployed and maintained in a different region from master using synchronous replication.</w:t>
      </w:r>
    </w:p>
    <w:p w14:paraId="008A0477" w14:textId="77777777" w:rsidR="004D176D" w:rsidRPr="002F485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2F4851">
        <w:rPr>
          <w:rFonts w:ascii="inherit" w:hAnsi="inherit"/>
          <w:color w:val="00B050"/>
          <w:sz w:val="27"/>
          <w:szCs w:val="27"/>
        </w:rPr>
        <w:t>A customer is running an application in US-West (Northern California) region and wants to setup disaster recovery failover to the Asian Pacific (Singapore) region. The customer is interested in achieving a low Recovery Point Objective (RPO) for an Amazon RDS multi-AZ MySQL database instance. Which approach is best suited to this need?</w:t>
      </w:r>
    </w:p>
    <w:p w14:paraId="49D9E987"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Synchronous replication</w:t>
      </w:r>
    </w:p>
    <w:p w14:paraId="47E0ACE8"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Style w:val="Strong"/>
          <w:rFonts w:ascii="inherit" w:hAnsi="inherit"/>
          <w:color w:val="00B050"/>
          <w:sz w:val="27"/>
          <w:szCs w:val="27"/>
          <w:bdr w:val="none" w:sz="0" w:space="0" w:color="auto" w:frame="1"/>
        </w:rPr>
        <w:t>Asynchronous replication</w:t>
      </w:r>
    </w:p>
    <w:p w14:paraId="11561CAC"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Route53 health checks</w:t>
      </w:r>
    </w:p>
    <w:p w14:paraId="2F96A48A"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Copying of RDS incremental snapshots</w:t>
      </w:r>
    </w:p>
    <w:p w14:paraId="4133027F" w14:textId="77777777" w:rsidR="004D176D" w:rsidRPr="002F485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2F4851">
        <w:rPr>
          <w:rFonts w:ascii="inherit" w:hAnsi="inherit"/>
          <w:color w:val="00B050"/>
          <w:sz w:val="27"/>
          <w:szCs w:val="27"/>
        </w:rPr>
        <w:t>A user is using a small MySQL RDS DB. The user is experiencing high latency due to the Multi AZ feature. Which of the below mentioned options may not help the user in this situation?</w:t>
      </w:r>
    </w:p>
    <w:p w14:paraId="5CF39D19"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Schedule the automated back up in non-working hours</w:t>
      </w:r>
    </w:p>
    <w:p w14:paraId="08DEB58E"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Use a large or higher size instance</w:t>
      </w:r>
    </w:p>
    <w:p w14:paraId="62E7CA85"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Use PIOPS</w:t>
      </w:r>
    </w:p>
    <w:p w14:paraId="71514A86"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Style w:val="Strong"/>
          <w:rFonts w:ascii="inherit" w:hAnsi="inherit"/>
          <w:color w:val="00B050"/>
          <w:sz w:val="27"/>
          <w:szCs w:val="27"/>
          <w:bdr w:val="none" w:sz="0" w:space="0" w:color="auto" w:frame="1"/>
        </w:rPr>
        <w:t>Take a snapshot from standby Replica</w:t>
      </w:r>
    </w:p>
    <w:p w14:paraId="56A4DA55"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Are Reserved Instances available for Multi-AZ Deployments?</w:t>
      </w:r>
    </w:p>
    <w:p w14:paraId="0D58DF33"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for Cluster Compute instances</w:t>
      </w:r>
    </w:p>
    <w:p w14:paraId="257765B8"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proofErr w:type="gramStart"/>
      <w:r>
        <w:rPr>
          <w:rStyle w:val="Strong"/>
          <w:rFonts w:ascii="inherit" w:hAnsi="inherit"/>
          <w:color w:val="666666"/>
          <w:sz w:val="27"/>
          <w:szCs w:val="27"/>
          <w:bdr w:val="none" w:sz="0" w:space="0" w:color="auto" w:frame="1"/>
        </w:rPr>
        <w:t>Yes</w:t>
      </w:r>
      <w:proofErr w:type="gramEnd"/>
      <w:r>
        <w:rPr>
          <w:rStyle w:val="Strong"/>
          <w:rFonts w:ascii="inherit" w:hAnsi="inherit"/>
          <w:color w:val="666666"/>
          <w:sz w:val="27"/>
          <w:szCs w:val="27"/>
          <w:bdr w:val="none" w:sz="0" w:space="0" w:color="auto" w:frame="1"/>
        </w:rPr>
        <w:t xml:space="preserve"> for all instance types</w:t>
      </w:r>
    </w:p>
    <w:p w14:paraId="7086148A"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Only for M3 instance types</w:t>
      </w:r>
    </w:p>
    <w:p w14:paraId="62CEE406" w14:textId="77777777" w:rsidR="004D176D" w:rsidRPr="002F485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2F4851">
        <w:rPr>
          <w:rFonts w:ascii="inherit" w:hAnsi="inherit"/>
          <w:color w:val="00B050"/>
          <w:sz w:val="27"/>
          <w:szCs w:val="27"/>
        </w:rPr>
        <w:t xml:space="preserve">My Read Replica appears “stuck” after a </w:t>
      </w:r>
      <w:proofErr w:type="gramStart"/>
      <w:r w:rsidRPr="002F4851">
        <w:rPr>
          <w:rFonts w:ascii="inherit" w:hAnsi="inherit"/>
          <w:color w:val="00B050"/>
          <w:sz w:val="27"/>
          <w:szCs w:val="27"/>
        </w:rPr>
        <w:t>Multi-AZ</w:t>
      </w:r>
      <w:proofErr w:type="gramEnd"/>
      <w:r w:rsidRPr="002F4851">
        <w:rPr>
          <w:rFonts w:ascii="inherit" w:hAnsi="inherit"/>
          <w:color w:val="00B050"/>
          <w:sz w:val="27"/>
          <w:szCs w:val="27"/>
        </w:rPr>
        <w:t xml:space="preserve"> failover and is unable to obtain or apply updates from the source DB Instance. What do I do?</w:t>
      </w:r>
    </w:p>
    <w:p w14:paraId="360E979E"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Style w:val="Strong"/>
          <w:rFonts w:ascii="inherit" w:hAnsi="inherit"/>
          <w:color w:val="00B050"/>
          <w:sz w:val="27"/>
          <w:szCs w:val="27"/>
          <w:bdr w:val="none" w:sz="0" w:space="0" w:color="auto" w:frame="1"/>
        </w:rPr>
        <w:t>You will need to delete the Read Replica and create a new one to replace it.</w:t>
      </w:r>
    </w:p>
    <w:p w14:paraId="68DB4F47"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You will need to disassociate the DB Engine and re associate it.</w:t>
      </w:r>
    </w:p>
    <w:p w14:paraId="407D508D"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 xml:space="preserve">The instance should be deployed to Single AZ and then moved to </w:t>
      </w:r>
      <w:proofErr w:type="gramStart"/>
      <w:r w:rsidRPr="002F4851">
        <w:rPr>
          <w:rFonts w:ascii="inherit" w:hAnsi="inherit"/>
          <w:color w:val="00B050"/>
          <w:sz w:val="27"/>
          <w:szCs w:val="27"/>
        </w:rPr>
        <w:t>Multi- AZ</w:t>
      </w:r>
      <w:proofErr w:type="gramEnd"/>
      <w:r w:rsidRPr="002F4851">
        <w:rPr>
          <w:rFonts w:ascii="inherit" w:hAnsi="inherit"/>
          <w:color w:val="00B050"/>
          <w:sz w:val="27"/>
          <w:szCs w:val="27"/>
        </w:rPr>
        <w:t xml:space="preserve"> once again</w:t>
      </w:r>
    </w:p>
    <w:p w14:paraId="2288116F"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You will need to delete the DB Instance and create a new one to replace it.</w:t>
      </w:r>
    </w:p>
    <w:p w14:paraId="59118B7E"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What is the charge for the data transfer incurred in replicating data between your primary and standby?</w:t>
      </w:r>
    </w:p>
    <w:p w14:paraId="11213525"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No charge. It is free.</w:t>
      </w:r>
    </w:p>
    <w:p w14:paraId="42009426"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Double the standard data transfer charge</w:t>
      </w:r>
    </w:p>
    <w:p w14:paraId="2B404920"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Same as the standard data transfer charge</w:t>
      </w:r>
    </w:p>
    <w:p w14:paraId="5C4229DD"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Half of the standard data transfer charge</w:t>
      </w:r>
    </w:p>
    <w:p w14:paraId="714CE9EF" w14:textId="77777777" w:rsidR="004D176D" w:rsidRDefault="004D176D" w:rsidP="004D176D">
      <w:pPr>
        <w:numPr>
          <w:ilvl w:val="0"/>
          <w:numId w:val="25"/>
        </w:numPr>
        <w:shd w:val="clear" w:color="auto" w:fill="FFFFFF"/>
        <w:spacing w:after="0"/>
        <w:ind w:left="1125"/>
        <w:textAlignment w:val="baseline"/>
        <w:divId w:val="47842775"/>
        <w:rPr>
          <w:rFonts w:ascii="inherit" w:hAnsi="inherit"/>
          <w:color w:val="666666"/>
          <w:sz w:val="27"/>
          <w:szCs w:val="27"/>
        </w:rPr>
      </w:pPr>
      <w:r>
        <w:rPr>
          <w:rFonts w:ascii="inherit" w:hAnsi="inherit"/>
          <w:color w:val="666666"/>
          <w:sz w:val="27"/>
          <w:szCs w:val="27"/>
        </w:rPr>
        <w:t>A user has enabled the Multi AZ feature with the MS SQL RDS database server. Which of the below mentioned statements will help the user understand the Multi AZ feature better?</w:t>
      </w:r>
    </w:p>
    <w:p w14:paraId="2EB7702F"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In a Multi AZ, AWS runs two DBs in parallel and copies the data asynchronously to the replica copy</w:t>
      </w:r>
    </w:p>
    <w:p w14:paraId="4E578660"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In a Multi AZ, AWS runs two DBs in parallel and copies the data synchronously to the replica copy</w:t>
      </w:r>
    </w:p>
    <w:p w14:paraId="0ECAFFC6"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Style w:val="Strong"/>
          <w:rFonts w:ascii="inherit" w:hAnsi="inherit"/>
          <w:color w:val="666666"/>
          <w:sz w:val="27"/>
          <w:szCs w:val="27"/>
          <w:bdr w:val="none" w:sz="0" w:space="0" w:color="auto" w:frame="1"/>
        </w:rPr>
        <w:t>In a Multi AZ, AWS runs just one DB but copies the data synchronously to the standby replica</w:t>
      </w:r>
    </w:p>
    <w:p w14:paraId="1CC2FBD0" w14:textId="77777777" w:rsidR="004D176D" w:rsidRDefault="004D176D" w:rsidP="004D176D">
      <w:pPr>
        <w:numPr>
          <w:ilvl w:val="1"/>
          <w:numId w:val="25"/>
        </w:numPr>
        <w:shd w:val="clear" w:color="auto" w:fill="FFFFFF"/>
        <w:spacing w:after="0"/>
        <w:ind w:left="2250"/>
        <w:textAlignment w:val="baseline"/>
        <w:divId w:val="47842775"/>
        <w:rPr>
          <w:rFonts w:ascii="inherit" w:hAnsi="inherit"/>
          <w:color w:val="666666"/>
          <w:sz w:val="27"/>
          <w:szCs w:val="27"/>
        </w:rPr>
      </w:pPr>
      <w:r>
        <w:rPr>
          <w:rFonts w:ascii="inherit" w:hAnsi="inherit"/>
          <w:color w:val="666666"/>
          <w:sz w:val="27"/>
          <w:szCs w:val="27"/>
        </w:rPr>
        <w:t>AWS MS SQL does not support the Multi AZ feature</w:t>
      </w:r>
    </w:p>
    <w:p w14:paraId="7F432CD5" w14:textId="77777777" w:rsidR="004D176D" w:rsidRPr="002F4851" w:rsidRDefault="004D176D" w:rsidP="004D176D">
      <w:pPr>
        <w:numPr>
          <w:ilvl w:val="0"/>
          <w:numId w:val="25"/>
        </w:numPr>
        <w:shd w:val="clear" w:color="auto" w:fill="FFFFFF"/>
        <w:spacing w:after="0"/>
        <w:ind w:left="1125"/>
        <w:textAlignment w:val="baseline"/>
        <w:divId w:val="47842775"/>
        <w:rPr>
          <w:rFonts w:ascii="inherit" w:hAnsi="inherit"/>
          <w:color w:val="00B050"/>
          <w:sz w:val="27"/>
          <w:szCs w:val="27"/>
        </w:rPr>
      </w:pPr>
      <w:r w:rsidRPr="002F4851">
        <w:rPr>
          <w:rFonts w:ascii="inherit" w:hAnsi="inherit"/>
          <w:color w:val="00B050"/>
          <w:sz w:val="27"/>
          <w:szCs w:val="27"/>
        </w:rPr>
        <w:t xml:space="preserve">A company is running a batch analysis every hour on their main transactional DB running on an RDS MySQL instance to populate their central Data Warehouse running on Redshift. During the execution of the batch their transactional applications are very slow. When the batch </w:t>
      </w:r>
      <w:proofErr w:type="gramStart"/>
      <w:r w:rsidRPr="002F4851">
        <w:rPr>
          <w:rFonts w:ascii="inherit" w:hAnsi="inherit"/>
          <w:color w:val="00B050"/>
          <w:sz w:val="27"/>
          <w:szCs w:val="27"/>
        </w:rPr>
        <w:t>completes</w:t>
      </w:r>
      <w:proofErr w:type="gramEnd"/>
      <w:r w:rsidRPr="002F4851">
        <w:rPr>
          <w:rFonts w:ascii="inherit" w:hAnsi="inherit"/>
          <w:color w:val="00B050"/>
          <w:sz w:val="27"/>
          <w:szCs w:val="27"/>
        </w:rPr>
        <w:t xml:space="preserve"> they need to update the top management dashboard with the new data. The dashboard is produced by another system running on-premises that is currently started when a </w:t>
      </w:r>
      <w:proofErr w:type="gramStart"/>
      <w:r w:rsidRPr="002F4851">
        <w:rPr>
          <w:rFonts w:ascii="inherit" w:hAnsi="inherit"/>
          <w:color w:val="00B050"/>
          <w:sz w:val="27"/>
          <w:szCs w:val="27"/>
        </w:rPr>
        <w:t>manually-sent</w:t>
      </w:r>
      <w:proofErr w:type="gramEnd"/>
      <w:r w:rsidRPr="002F4851">
        <w:rPr>
          <w:rFonts w:ascii="inherit" w:hAnsi="inherit"/>
          <w:color w:val="00B050"/>
          <w:sz w:val="27"/>
          <w:szCs w:val="27"/>
        </w:rPr>
        <w:t xml:space="preserve"> email notifies that an update is required The on-premises system cannot be modified because is managed by another team. How would you optimize this scenario to solve performance issues and automate the process as much as possible?</w:t>
      </w:r>
    </w:p>
    <w:p w14:paraId="4F1BD227"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Replace RDS with Redshift for the batch analysis and SNS to notify the on-premises system to update the dashboard</w:t>
      </w:r>
    </w:p>
    <w:p w14:paraId="7959F5DC"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Replace RDS with Redshift for the batch analysis and SQS to send a message to the on-premises system to update the dashboard</w:t>
      </w:r>
    </w:p>
    <w:p w14:paraId="0B39F502"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Style w:val="Strong"/>
          <w:rFonts w:ascii="inherit" w:hAnsi="inherit"/>
          <w:color w:val="00B050"/>
          <w:sz w:val="27"/>
          <w:szCs w:val="27"/>
          <w:bdr w:val="none" w:sz="0" w:space="0" w:color="auto" w:frame="1"/>
        </w:rPr>
        <w:t>Create an RDS Read Replica for the batch analysis and SNS to notify me on-premises system to update the dashboard</w:t>
      </w:r>
    </w:p>
    <w:p w14:paraId="4978F969" w14:textId="77777777" w:rsidR="004D176D" w:rsidRPr="002F4851" w:rsidRDefault="004D176D" w:rsidP="004D176D">
      <w:pPr>
        <w:numPr>
          <w:ilvl w:val="1"/>
          <w:numId w:val="25"/>
        </w:numPr>
        <w:shd w:val="clear" w:color="auto" w:fill="FFFFFF"/>
        <w:spacing w:after="0"/>
        <w:ind w:left="2250"/>
        <w:textAlignment w:val="baseline"/>
        <w:divId w:val="47842775"/>
        <w:rPr>
          <w:rFonts w:ascii="inherit" w:hAnsi="inherit"/>
          <w:color w:val="00B050"/>
          <w:sz w:val="27"/>
          <w:szCs w:val="27"/>
        </w:rPr>
      </w:pPr>
      <w:r w:rsidRPr="002F4851">
        <w:rPr>
          <w:rFonts w:ascii="inherit" w:hAnsi="inherit"/>
          <w:color w:val="00B050"/>
          <w:sz w:val="27"/>
          <w:szCs w:val="27"/>
        </w:rPr>
        <w:t>Create an RDS Read Replica for the batch analysis and SQS to send a message to the on-premises system to update the dashboard.</w:t>
      </w:r>
    </w:p>
    <w:p w14:paraId="73B4C5E2" w14:textId="41050703" w:rsidR="001572FA" w:rsidRDefault="001572FA" w:rsidP="004D176D">
      <w:pPr>
        <w:pStyle w:val="Heading1"/>
        <w:shd w:val="clear" w:color="auto" w:fill="FFFFFF"/>
        <w:spacing w:before="0"/>
        <w:textAlignment w:val="baseline"/>
        <w:divId w:val="47842775"/>
        <w:rPr>
          <w:rFonts w:ascii="inherit" w:hAnsi="inherit"/>
          <w:color w:val="666666"/>
          <w:sz w:val="27"/>
          <w:szCs w:val="27"/>
        </w:rPr>
      </w:pPr>
    </w:p>
    <w:p w14:paraId="7C0C36BF" w14:textId="79186689" w:rsidR="00CD0ADF" w:rsidRDefault="00CD0ADF">
      <w:pPr>
        <w:pStyle w:val="Heading1"/>
        <w:shd w:val="clear" w:color="auto" w:fill="FFFFFF"/>
        <w:spacing w:before="0"/>
        <w:textAlignment w:val="baseline"/>
        <w:divId w:val="1456027147"/>
      </w:pPr>
    </w:p>
    <w:sectPr w:rsidR="00CD0A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E2F"/>
    <w:multiLevelType w:val="multilevel"/>
    <w:tmpl w:val="67C0CF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07E93"/>
    <w:multiLevelType w:val="multilevel"/>
    <w:tmpl w:val="646A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65640B"/>
    <w:multiLevelType w:val="multilevel"/>
    <w:tmpl w:val="95C66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B5DC2"/>
    <w:multiLevelType w:val="multilevel"/>
    <w:tmpl w:val="6CEC35D4"/>
    <w:lvl w:ilvl="0">
      <w:start w:val="1"/>
      <w:numFmt w:val="decimal"/>
      <w:lvlText w:val="%1."/>
      <w:lvlJc w:val="left"/>
      <w:pPr>
        <w:tabs>
          <w:tab w:val="num" w:pos="2340"/>
        </w:tabs>
        <w:ind w:left="234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E5EEF"/>
    <w:multiLevelType w:val="multilevel"/>
    <w:tmpl w:val="63BC7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D21C93"/>
    <w:multiLevelType w:val="multilevel"/>
    <w:tmpl w:val="BAAA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214E34"/>
    <w:multiLevelType w:val="multilevel"/>
    <w:tmpl w:val="D3423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00338E"/>
    <w:multiLevelType w:val="multilevel"/>
    <w:tmpl w:val="11D8D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3D378E"/>
    <w:multiLevelType w:val="multilevel"/>
    <w:tmpl w:val="F3627E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35CD9"/>
    <w:multiLevelType w:val="multilevel"/>
    <w:tmpl w:val="9120F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101E28"/>
    <w:multiLevelType w:val="multilevel"/>
    <w:tmpl w:val="20FC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0E3075"/>
    <w:multiLevelType w:val="multilevel"/>
    <w:tmpl w:val="49A82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882C46"/>
    <w:multiLevelType w:val="multilevel"/>
    <w:tmpl w:val="8F74C7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D9252A"/>
    <w:multiLevelType w:val="multilevel"/>
    <w:tmpl w:val="0D0C0A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6A7AFA"/>
    <w:multiLevelType w:val="multilevel"/>
    <w:tmpl w:val="4D98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2B2E02"/>
    <w:multiLevelType w:val="multilevel"/>
    <w:tmpl w:val="92CA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0254EF"/>
    <w:multiLevelType w:val="multilevel"/>
    <w:tmpl w:val="24AE78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3045ED"/>
    <w:multiLevelType w:val="multilevel"/>
    <w:tmpl w:val="A306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F10C17"/>
    <w:multiLevelType w:val="multilevel"/>
    <w:tmpl w:val="DD56C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0100BE"/>
    <w:multiLevelType w:val="multilevel"/>
    <w:tmpl w:val="4150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9B0E5B"/>
    <w:multiLevelType w:val="multilevel"/>
    <w:tmpl w:val="F61AF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B947E1"/>
    <w:multiLevelType w:val="multilevel"/>
    <w:tmpl w:val="A720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322308"/>
    <w:multiLevelType w:val="multilevel"/>
    <w:tmpl w:val="23C0C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E91FEE"/>
    <w:multiLevelType w:val="multilevel"/>
    <w:tmpl w:val="370A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895682"/>
    <w:multiLevelType w:val="multilevel"/>
    <w:tmpl w:val="FF249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8"/>
  </w:num>
  <w:num w:numId="3">
    <w:abstractNumId w:val="23"/>
  </w:num>
  <w:num w:numId="4">
    <w:abstractNumId w:val="14"/>
  </w:num>
  <w:num w:numId="5">
    <w:abstractNumId w:val="1"/>
  </w:num>
  <w:num w:numId="6">
    <w:abstractNumId w:val="5"/>
  </w:num>
  <w:num w:numId="7">
    <w:abstractNumId w:val="16"/>
  </w:num>
  <w:num w:numId="8">
    <w:abstractNumId w:val="2"/>
  </w:num>
  <w:num w:numId="9">
    <w:abstractNumId w:val="4"/>
  </w:num>
  <w:num w:numId="10">
    <w:abstractNumId w:val="20"/>
  </w:num>
  <w:num w:numId="11">
    <w:abstractNumId w:val="9"/>
  </w:num>
  <w:num w:numId="12">
    <w:abstractNumId w:val="17"/>
  </w:num>
  <w:num w:numId="13">
    <w:abstractNumId w:val="15"/>
  </w:num>
  <w:num w:numId="14">
    <w:abstractNumId w:val="12"/>
  </w:num>
  <w:num w:numId="15">
    <w:abstractNumId w:val="0"/>
  </w:num>
  <w:num w:numId="16">
    <w:abstractNumId w:val="11"/>
  </w:num>
  <w:num w:numId="17">
    <w:abstractNumId w:val="22"/>
  </w:num>
  <w:num w:numId="18">
    <w:abstractNumId w:val="13"/>
  </w:num>
  <w:num w:numId="19">
    <w:abstractNumId w:val="21"/>
  </w:num>
  <w:num w:numId="20">
    <w:abstractNumId w:val="10"/>
  </w:num>
  <w:num w:numId="21">
    <w:abstractNumId w:val="8"/>
  </w:num>
  <w:num w:numId="22">
    <w:abstractNumId w:val="7"/>
  </w:num>
  <w:num w:numId="23">
    <w:abstractNumId w:val="24"/>
  </w:num>
  <w:num w:numId="24">
    <w:abstractNumId w:val="19"/>
  </w:num>
  <w:num w:numId="2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4604B"/>
    <w:rsid w:val="00096ED0"/>
    <w:rsid w:val="000B3ABC"/>
    <w:rsid w:val="000D0605"/>
    <w:rsid w:val="000D3369"/>
    <w:rsid w:val="000E6C3D"/>
    <w:rsid w:val="000F0FB9"/>
    <w:rsid w:val="00124844"/>
    <w:rsid w:val="00124C59"/>
    <w:rsid w:val="001572FA"/>
    <w:rsid w:val="001C63B3"/>
    <w:rsid w:val="001D0B27"/>
    <w:rsid w:val="001E104B"/>
    <w:rsid w:val="001F0C07"/>
    <w:rsid w:val="0022217E"/>
    <w:rsid w:val="00230A98"/>
    <w:rsid w:val="00232ECB"/>
    <w:rsid w:val="00237DB6"/>
    <w:rsid w:val="00275C8E"/>
    <w:rsid w:val="002918E9"/>
    <w:rsid w:val="002B053B"/>
    <w:rsid w:val="002F4851"/>
    <w:rsid w:val="002F7B94"/>
    <w:rsid w:val="003961B3"/>
    <w:rsid w:val="003B4AE7"/>
    <w:rsid w:val="003C2F8C"/>
    <w:rsid w:val="004D176D"/>
    <w:rsid w:val="00541CD5"/>
    <w:rsid w:val="0058385C"/>
    <w:rsid w:val="00592985"/>
    <w:rsid w:val="00593CDC"/>
    <w:rsid w:val="005C3A46"/>
    <w:rsid w:val="005F333B"/>
    <w:rsid w:val="0062673C"/>
    <w:rsid w:val="0064329A"/>
    <w:rsid w:val="006453F2"/>
    <w:rsid w:val="00692F46"/>
    <w:rsid w:val="006B121F"/>
    <w:rsid w:val="007372F8"/>
    <w:rsid w:val="007821AF"/>
    <w:rsid w:val="00793317"/>
    <w:rsid w:val="007C727C"/>
    <w:rsid w:val="007F11CE"/>
    <w:rsid w:val="007F5ED3"/>
    <w:rsid w:val="008678D7"/>
    <w:rsid w:val="008C3A6F"/>
    <w:rsid w:val="008D31CC"/>
    <w:rsid w:val="008F32E9"/>
    <w:rsid w:val="00903FA0"/>
    <w:rsid w:val="0091727D"/>
    <w:rsid w:val="0093307A"/>
    <w:rsid w:val="00941812"/>
    <w:rsid w:val="00950A94"/>
    <w:rsid w:val="009623B2"/>
    <w:rsid w:val="009874C5"/>
    <w:rsid w:val="009B70BC"/>
    <w:rsid w:val="009D4044"/>
    <w:rsid w:val="009E357D"/>
    <w:rsid w:val="009F2635"/>
    <w:rsid w:val="00A03027"/>
    <w:rsid w:val="00A31AF8"/>
    <w:rsid w:val="00A36A25"/>
    <w:rsid w:val="00A627B0"/>
    <w:rsid w:val="00A83545"/>
    <w:rsid w:val="00A92E31"/>
    <w:rsid w:val="00AE5E75"/>
    <w:rsid w:val="00AF3549"/>
    <w:rsid w:val="00B147A9"/>
    <w:rsid w:val="00B557E5"/>
    <w:rsid w:val="00B5689C"/>
    <w:rsid w:val="00B8391A"/>
    <w:rsid w:val="00B848DB"/>
    <w:rsid w:val="00B96B39"/>
    <w:rsid w:val="00BA13F6"/>
    <w:rsid w:val="00BE2382"/>
    <w:rsid w:val="00C00D6C"/>
    <w:rsid w:val="00C41DF3"/>
    <w:rsid w:val="00CC693A"/>
    <w:rsid w:val="00CD0ADF"/>
    <w:rsid w:val="00D35F3C"/>
    <w:rsid w:val="00D7040B"/>
    <w:rsid w:val="00D82390"/>
    <w:rsid w:val="00D84977"/>
    <w:rsid w:val="00D84D1D"/>
    <w:rsid w:val="00DA1598"/>
    <w:rsid w:val="00DC1D72"/>
    <w:rsid w:val="00DC7DB9"/>
    <w:rsid w:val="00DD77E1"/>
    <w:rsid w:val="00DF2E7A"/>
    <w:rsid w:val="00DF7F52"/>
    <w:rsid w:val="00E129A0"/>
    <w:rsid w:val="00E23A67"/>
    <w:rsid w:val="00E334D2"/>
    <w:rsid w:val="00E37075"/>
    <w:rsid w:val="00E67062"/>
    <w:rsid w:val="00E947D7"/>
    <w:rsid w:val="00ED383C"/>
    <w:rsid w:val="00F26493"/>
    <w:rsid w:val="00F4276D"/>
    <w:rsid w:val="00F72434"/>
    <w:rsid w:val="00F95FE6"/>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 w:id="1456027147">
                  <w:marLeft w:val="0"/>
                  <w:marRight w:val="0"/>
                  <w:marTop w:val="0"/>
                  <w:marBottom w:val="0"/>
                  <w:divBdr>
                    <w:top w:val="none" w:sz="0" w:space="0" w:color="auto"/>
                    <w:left w:val="none" w:sz="0" w:space="0" w:color="auto"/>
                    <w:bottom w:val="none" w:sz="0" w:space="0" w:color="auto"/>
                    <w:right w:val="none" w:sz="0" w:space="0" w:color="auto"/>
                  </w:divBdr>
                  <w:divsChild>
                    <w:div w:id="1619943800">
                      <w:blockQuote w:val="1"/>
                      <w:marLeft w:val="0"/>
                      <w:marRight w:val="0"/>
                      <w:marTop w:val="0"/>
                      <w:marBottom w:val="405"/>
                      <w:divBdr>
                        <w:top w:val="none" w:sz="0" w:space="0" w:color="auto"/>
                        <w:left w:val="none" w:sz="0" w:space="0" w:color="auto"/>
                        <w:bottom w:val="none" w:sz="0" w:space="0" w:color="auto"/>
                        <w:right w:val="none" w:sz="0" w:space="0" w:color="auto"/>
                      </w:divBdr>
                    </w:div>
                    <w:div w:id="736053561">
                      <w:marLeft w:val="0"/>
                      <w:marRight w:val="0"/>
                      <w:marTop w:val="0"/>
                      <w:marBottom w:val="0"/>
                      <w:divBdr>
                        <w:top w:val="none" w:sz="0" w:space="0" w:color="auto"/>
                        <w:left w:val="none" w:sz="0" w:space="0" w:color="auto"/>
                        <w:bottom w:val="none" w:sz="0" w:space="0" w:color="auto"/>
                        <w:right w:val="none" w:sz="0" w:space="0" w:color="auto"/>
                      </w:divBdr>
                      <w:divsChild>
                        <w:div w:id="134632555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057899760">
                      <w:marLeft w:val="0"/>
                      <w:marRight w:val="0"/>
                      <w:marTop w:val="0"/>
                      <w:marBottom w:val="0"/>
                      <w:divBdr>
                        <w:top w:val="none" w:sz="0" w:space="0" w:color="auto"/>
                        <w:left w:val="none" w:sz="0" w:space="0" w:color="auto"/>
                        <w:bottom w:val="none" w:sz="0" w:space="0" w:color="auto"/>
                        <w:right w:val="none" w:sz="0" w:space="0" w:color="auto"/>
                      </w:divBdr>
                      <w:divsChild>
                        <w:div w:id="35743689">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756748484">
                      <w:marLeft w:val="0"/>
                      <w:marRight w:val="0"/>
                      <w:marTop w:val="0"/>
                      <w:marBottom w:val="0"/>
                      <w:divBdr>
                        <w:top w:val="none" w:sz="0" w:space="0" w:color="auto"/>
                        <w:left w:val="none" w:sz="0" w:space="0" w:color="auto"/>
                        <w:bottom w:val="none" w:sz="0" w:space="0" w:color="auto"/>
                        <w:right w:val="none" w:sz="0" w:space="0" w:color="auto"/>
                      </w:divBdr>
                    </w:div>
                    <w:div w:id="47842775">
                      <w:marLeft w:val="0"/>
                      <w:marRight w:val="0"/>
                      <w:marTop w:val="0"/>
                      <w:marBottom w:val="0"/>
                      <w:divBdr>
                        <w:top w:val="none" w:sz="0" w:space="0" w:color="auto"/>
                        <w:left w:val="none" w:sz="0" w:space="0" w:color="auto"/>
                        <w:bottom w:val="none" w:sz="0" w:space="0" w:color="auto"/>
                        <w:right w:val="none" w:sz="0" w:space="0" w:color="auto"/>
                      </w:divBdr>
                      <w:divsChild>
                        <w:div w:id="1505440899">
                          <w:blockQuote w:val="1"/>
                          <w:marLeft w:val="0"/>
                          <w:marRight w:val="0"/>
                          <w:marTop w:val="0"/>
                          <w:marBottom w:val="405"/>
                          <w:divBdr>
                            <w:top w:val="none" w:sz="0" w:space="0" w:color="auto"/>
                            <w:left w:val="none" w:sz="0" w:space="0" w:color="auto"/>
                            <w:bottom w:val="none" w:sz="0" w:space="0" w:color="auto"/>
                            <w:right w:val="none" w:sz="0" w:space="0" w:color="auto"/>
                          </w:divBdr>
                        </w:div>
                        <w:div w:id="715469054">
                          <w:marLeft w:val="0"/>
                          <w:marRight w:val="0"/>
                          <w:marTop w:val="0"/>
                          <w:marBottom w:val="0"/>
                          <w:divBdr>
                            <w:top w:val="none" w:sz="0" w:space="0" w:color="auto"/>
                            <w:left w:val="none" w:sz="0" w:space="0" w:color="auto"/>
                            <w:bottom w:val="none" w:sz="0" w:space="0" w:color="auto"/>
                            <w:right w:val="none" w:sz="0" w:space="0" w:color="auto"/>
                          </w:divBdr>
                          <w:divsChild>
                            <w:div w:id="177840070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docs.aws.amazon.com/AmazonRDS/latest/UserGuide/Concepts.MultiAZ.html" TargetMode="Externa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aws.amazon.com/rds/details/multi-a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CC33108-82D5-496A-8161-11EB3AA30D6A}"/>
      </w:docPartPr>
      <w:docPartBody>
        <w:p w:rsidR="00DD0607" w:rsidRDefault="004010CC">
          <w:r w:rsidRPr="006B173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2367F5"/>
    <w:rsid w:val="00247AE5"/>
    <w:rsid w:val="00284BFC"/>
    <w:rsid w:val="002A5E1D"/>
    <w:rsid w:val="003811F4"/>
    <w:rsid w:val="004010CC"/>
    <w:rsid w:val="00411B71"/>
    <w:rsid w:val="0044312C"/>
    <w:rsid w:val="00475B76"/>
    <w:rsid w:val="004E7949"/>
    <w:rsid w:val="004E7F35"/>
    <w:rsid w:val="004F2E67"/>
    <w:rsid w:val="006342FA"/>
    <w:rsid w:val="00652452"/>
    <w:rsid w:val="006D7DB0"/>
    <w:rsid w:val="006E27B6"/>
    <w:rsid w:val="007F16B8"/>
    <w:rsid w:val="00867654"/>
    <w:rsid w:val="008D4D0A"/>
    <w:rsid w:val="0096724E"/>
    <w:rsid w:val="00AA4CA3"/>
    <w:rsid w:val="00AC166B"/>
    <w:rsid w:val="00DD0607"/>
    <w:rsid w:val="00E902F5"/>
    <w:rsid w:val="00ED1D86"/>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10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BlogPostInfo xmlns="http://www.microsoft.com/Office/Word/BlogTool">
  <PostTitle>AWS RDS Replication – Multi-AZ &amp; Read Replica</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2581</TotalTime>
  <Pages>1</Pages>
  <Words>2282</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63</cp:revision>
  <dcterms:created xsi:type="dcterms:W3CDTF">2020-11-27T04:06:00Z</dcterms:created>
  <dcterms:modified xsi:type="dcterms:W3CDTF">2022-03-19T18:01:00Z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