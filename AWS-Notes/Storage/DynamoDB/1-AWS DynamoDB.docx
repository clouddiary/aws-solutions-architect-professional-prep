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72FBC089" w:rsidR="00E947D7" w:rsidRDefault="00436DFD">
              <w:pPr>
                <w:pStyle w:val="Publishwithline"/>
              </w:pPr>
              <w:r w:rsidRPr="00436DFD">
                <w:rPr>
                  <w:rFonts w:ascii="inherit" w:eastAsia="Times New Roman" w:hAnsi="inherit" w:cs="Times New Roman"/>
                  <w:color w:val="666666"/>
                  <w:kern w:val="36"/>
                  <w:sz w:val="48"/>
                  <w:szCs w:val="48"/>
                  <w:bdr w:val="none" w:sz="0" w:space="0" w:color="auto" w:frame="1"/>
                </w:rPr>
                <w:t>AWS DynamoDB</w:t>
              </w:r>
            </w:p>
          </w:sdtContent>
        </w:sdt>
        <w:p w14:paraId="4007A0B5" w14:textId="77777777" w:rsidR="00E947D7" w:rsidRDefault="00E947D7">
          <w:pPr>
            <w:pStyle w:val="underline"/>
          </w:pPr>
        </w:p>
        <w:p w14:paraId="7C0C36BF" w14:textId="77777777" w:rsidR="00CD0ADF" w:rsidRDefault="003415E3">
          <w:pPr>
            <w:pStyle w:val="Heading1"/>
            <w:shd w:val="clear" w:color="auto" w:fill="FFFFFF"/>
            <w:spacing w:before="0"/>
            <w:textAlignment w:val="baseline"/>
            <w:divId w:val="1456027147"/>
          </w:pPr>
        </w:p>
      </w:sdtContent>
    </w:sdt>
    <w:p w14:paraId="4A87C631" w14:textId="77777777" w:rsidR="00E27F7F" w:rsidRDefault="00E27F7F" w:rsidP="00F13854">
      <w:pPr>
        <w:pStyle w:val="Heading1"/>
        <w:shd w:val="clear" w:color="auto" w:fill="FFFFFF"/>
        <w:spacing w:before="0"/>
        <w:textAlignment w:val="baseline"/>
        <w:divId w:val="1456027147"/>
        <w:rPr>
          <w:noProof/>
        </w:rPr>
      </w:pPr>
    </w:p>
    <w:p w14:paraId="7614D1EB" w14:textId="228BF01F" w:rsidR="00E27F7F" w:rsidRDefault="00E27F7F" w:rsidP="00F13854">
      <w:pPr>
        <w:pStyle w:val="Heading1"/>
        <w:shd w:val="clear" w:color="auto" w:fill="FFFFFF"/>
        <w:spacing w:before="0"/>
        <w:textAlignment w:val="baseline"/>
        <w:divId w:val="1456027147"/>
        <w:rPr>
          <w:rFonts w:ascii="inherit" w:hAnsi="inherit"/>
          <w:b w:val="0"/>
          <w:bCs w:val="0"/>
          <w:color w:val="666666"/>
          <w:sz w:val="42"/>
          <w:szCs w:val="42"/>
          <w:bdr w:val="none" w:sz="0" w:space="0" w:color="auto" w:frame="1"/>
        </w:rPr>
      </w:pPr>
      <w:r>
        <w:rPr>
          <w:noProof/>
        </w:rPr>
        <w:drawing>
          <wp:inline distT="0" distB="0" distL="0" distR="0" wp14:anchorId="53937B03" wp14:editId="5BE3139B">
            <wp:extent cx="10125075" cy="5467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25075" cy="5467350"/>
                    </a:xfrm>
                    <a:prstGeom prst="rect">
                      <a:avLst/>
                    </a:prstGeom>
                  </pic:spPr>
                </pic:pic>
              </a:graphicData>
            </a:graphic>
          </wp:inline>
        </w:drawing>
      </w:r>
    </w:p>
    <w:p w14:paraId="6D87AAE7" w14:textId="05169F71" w:rsidR="00E27F7F" w:rsidRDefault="00E27F7F" w:rsidP="00E27F7F">
      <w:pPr>
        <w:divId w:val="1456027147"/>
      </w:pPr>
      <w:r>
        <w:rPr>
          <w:noProof/>
        </w:rPr>
        <w:drawing>
          <wp:inline distT="0" distB="0" distL="0" distR="0" wp14:anchorId="1B04A357" wp14:editId="1BFAF1B0">
            <wp:extent cx="10487025" cy="5762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87025" cy="5762625"/>
                    </a:xfrm>
                    <a:prstGeom prst="rect">
                      <a:avLst/>
                    </a:prstGeom>
                  </pic:spPr>
                </pic:pic>
              </a:graphicData>
            </a:graphic>
          </wp:inline>
        </w:drawing>
      </w:r>
    </w:p>
    <w:p w14:paraId="4FEF75DC" w14:textId="25FF405E" w:rsidR="00E27F7F" w:rsidRDefault="00E27F7F" w:rsidP="00E27F7F">
      <w:pPr>
        <w:divId w:val="1456027147"/>
      </w:pPr>
      <w:r>
        <w:rPr>
          <w:noProof/>
        </w:rPr>
        <w:drawing>
          <wp:inline distT="0" distB="0" distL="0" distR="0" wp14:anchorId="5365C5E8" wp14:editId="026634AB">
            <wp:extent cx="9686925" cy="578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86925" cy="5781675"/>
                    </a:xfrm>
                    <a:prstGeom prst="rect">
                      <a:avLst/>
                    </a:prstGeom>
                  </pic:spPr>
                </pic:pic>
              </a:graphicData>
            </a:graphic>
          </wp:inline>
        </w:drawing>
      </w:r>
    </w:p>
    <w:p w14:paraId="4C550B20" w14:textId="178C3939" w:rsidR="00E27F7F" w:rsidRDefault="00E27F7F" w:rsidP="00E27F7F">
      <w:pPr>
        <w:divId w:val="1456027147"/>
      </w:pPr>
    </w:p>
    <w:p w14:paraId="6661E118" w14:textId="240714D3" w:rsidR="00E27F7F" w:rsidRPr="00E27F7F" w:rsidRDefault="00E27F7F" w:rsidP="00E27F7F">
      <w:pPr>
        <w:divId w:val="1456027147"/>
      </w:pPr>
    </w:p>
    <w:p w14:paraId="778E2111" w14:textId="58134397" w:rsidR="00F13854" w:rsidRPr="00F13854" w:rsidRDefault="00CD0ADF" w:rsidP="00F13854">
      <w:pPr>
        <w:pStyle w:val="Heading1"/>
        <w:shd w:val="clear" w:color="auto" w:fill="FFFFFF"/>
        <w:spacing w:before="0"/>
        <w:textAlignment w:val="baseline"/>
        <w:divId w:val="1456027147"/>
        <w:rPr>
          <w:rFonts w:ascii="inherit" w:hAnsi="inherit"/>
          <w:b w:val="0"/>
          <w:bCs w:val="0"/>
          <w:color w:val="666666"/>
          <w:sz w:val="42"/>
          <w:szCs w:val="42"/>
          <w:bdr w:val="none" w:sz="0" w:space="0" w:color="auto" w:frame="1"/>
        </w:rPr>
      </w:pPr>
      <w:r w:rsidRPr="00F13854">
        <w:rPr>
          <w:rFonts w:ascii="inherit" w:hAnsi="inherit"/>
          <w:b w:val="0"/>
          <w:bCs w:val="0"/>
          <w:color w:val="666666"/>
          <w:sz w:val="42"/>
          <w:szCs w:val="42"/>
          <w:bdr w:val="none" w:sz="0" w:space="0" w:color="auto" w:frame="1"/>
        </w:rPr>
        <w:t xml:space="preserve"> </w:t>
      </w:r>
      <w:r w:rsidR="00F13854" w:rsidRPr="00F13854">
        <w:rPr>
          <w:rFonts w:ascii="inherit" w:hAnsi="inherit"/>
          <w:b w:val="0"/>
          <w:bCs w:val="0"/>
          <w:color w:val="666666"/>
          <w:sz w:val="42"/>
          <w:szCs w:val="42"/>
          <w:bdr w:val="none" w:sz="0" w:space="0" w:color="auto" w:frame="1"/>
        </w:rPr>
        <w:t>AWS DynamoDB</w:t>
      </w:r>
    </w:p>
    <w:p w14:paraId="22977BF8" w14:textId="77777777" w:rsidR="00F13854" w:rsidRPr="00A276EC" w:rsidRDefault="00F13854" w:rsidP="00F13854">
      <w:pPr>
        <w:numPr>
          <w:ilvl w:val="0"/>
          <w:numId w:val="36"/>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Amazon DynamoDB is a fully managed NoSQL database service that</w:t>
      </w:r>
    </w:p>
    <w:p w14:paraId="287B9710" w14:textId="77777777" w:rsidR="00F13854" w:rsidRPr="00A276EC" w:rsidRDefault="00F13854" w:rsidP="00F13854">
      <w:pPr>
        <w:numPr>
          <w:ilvl w:val="1"/>
          <w:numId w:val="36"/>
        </w:numPr>
        <w:shd w:val="clear" w:color="auto" w:fill="FFFFFF"/>
        <w:spacing w:after="0"/>
        <w:ind w:left="2250"/>
        <w:textAlignment w:val="baseline"/>
        <w:divId w:val="1456027147"/>
        <w:rPr>
          <w:rFonts w:ascii="inherit" w:hAnsi="inherit"/>
          <w:color w:val="00B050"/>
          <w:sz w:val="27"/>
          <w:szCs w:val="27"/>
        </w:rPr>
      </w:pPr>
      <w:r w:rsidRPr="00A276EC">
        <w:rPr>
          <w:rFonts w:ascii="inherit" w:hAnsi="inherit"/>
          <w:color w:val="00B050"/>
          <w:sz w:val="27"/>
          <w:szCs w:val="27"/>
        </w:rPr>
        <w:t>makes it simple and cost-effective to store and retrieve any amount of data and serve any level of request traffic.</w:t>
      </w:r>
    </w:p>
    <w:p w14:paraId="285EFC9B" w14:textId="77777777" w:rsidR="00F13854" w:rsidRPr="00A276EC" w:rsidRDefault="00F13854" w:rsidP="00F13854">
      <w:pPr>
        <w:numPr>
          <w:ilvl w:val="1"/>
          <w:numId w:val="36"/>
        </w:numPr>
        <w:shd w:val="clear" w:color="auto" w:fill="FFFFFF"/>
        <w:spacing w:after="0"/>
        <w:ind w:left="2250"/>
        <w:textAlignment w:val="baseline"/>
        <w:divId w:val="1456027147"/>
        <w:rPr>
          <w:rFonts w:ascii="inherit" w:hAnsi="inherit"/>
          <w:color w:val="00B050"/>
          <w:sz w:val="27"/>
          <w:szCs w:val="27"/>
        </w:rPr>
      </w:pPr>
      <w:r w:rsidRPr="00A276EC">
        <w:rPr>
          <w:rFonts w:ascii="inherit" w:hAnsi="inherit"/>
          <w:color w:val="00B050"/>
          <w:sz w:val="27"/>
          <w:szCs w:val="27"/>
        </w:rPr>
        <w:t>provides fast and predictable performance with seamless scalability</w:t>
      </w:r>
    </w:p>
    <w:p w14:paraId="5F0D9E33" w14:textId="77777777" w:rsidR="00F13854" w:rsidRPr="00A276EC" w:rsidRDefault="00F13854" w:rsidP="00F13854">
      <w:pPr>
        <w:numPr>
          <w:ilvl w:val="0"/>
          <w:numId w:val="36"/>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DynamoDB enables customers to offload the administrative burdens of operating and scaling distributed databases to AWS, without having to worry about hardware provisioning, setup and configuration, replication, software patching, or cluster scaling.</w:t>
      </w:r>
    </w:p>
    <w:p w14:paraId="287AE6D7" w14:textId="77777777" w:rsidR="00F13854" w:rsidRPr="00A276EC" w:rsidRDefault="00F13854" w:rsidP="00F13854">
      <w:pPr>
        <w:numPr>
          <w:ilvl w:val="0"/>
          <w:numId w:val="36"/>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DynamoDB tables do not have fixed schemas, and table consists of items and each item may have a different number of attributes.</w:t>
      </w:r>
    </w:p>
    <w:p w14:paraId="0DF6978E" w14:textId="77777777" w:rsidR="00F13854" w:rsidRPr="00A276EC" w:rsidRDefault="00F13854" w:rsidP="00F13854">
      <w:pPr>
        <w:numPr>
          <w:ilvl w:val="0"/>
          <w:numId w:val="36"/>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DynamoDB synchronously replicates data across three facilities in an AWS Region, giving high availability and data durability.</w:t>
      </w:r>
    </w:p>
    <w:p w14:paraId="4820E712" w14:textId="77777777" w:rsidR="00F13854" w:rsidRDefault="00F13854" w:rsidP="00F13854">
      <w:pPr>
        <w:numPr>
          <w:ilvl w:val="0"/>
          <w:numId w:val="3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DynamoDB supports fast in-place updates. A numeric attribute can be incremented or decremented in a row using a single API call</w:t>
      </w:r>
    </w:p>
    <w:p w14:paraId="314D7821" w14:textId="77777777" w:rsidR="00F13854" w:rsidRPr="00A276EC" w:rsidRDefault="00F13854" w:rsidP="00F13854">
      <w:pPr>
        <w:numPr>
          <w:ilvl w:val="0"/>
          <w:numId w:val="36"/>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DynamoDB uses proven cryptographic methods to securely authenticate users and prevent unauthorized data access</w:t>
      </w:r>
    </w:p>
    <w:p w14:paraId="0406549F" w14:textId="77777777" w:rsidR="00F13854" w:rsidRPr="00A276EC" w:rsidRDefault="00F13854" w:rsidP="00F13854">
      <w:pPr>
        <w:numPr>
          <w:ilvl w:val="0"/>
          <w:numId w:val="36"/>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Durability, performance, reliability, and security are built in, with SSD (solid state drive) storage and automatic 3-way replication.</w:t>
      </w:r>
    </w:p>
    <w:p w14:paraId="01E907F2" w14:textId="77777777" w:rsidR="00F13854" w:rsidRDefault="00F13854" w:rsidP="00F13854">
      <w:pPr>
        <w:numPr>
          <w:ilvl w:val="0"/>
          <w:numId w:val="3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DynamoDB supports two different kinds of primary keys:</w:t>
      </w:r>
    </w:p>
    <w:p w14:paraId="63E27A85" w14:textId="77777777" w:rsidR="00F13854" w:rsidRPr="00A276EC" w:rsidRDefault="00F13854" w:rsidP="00F13854">
      <w:pPr>
        <w:numPr>
          <w:ilvl w:val="1"/>
          <w:numId w:val="36"/>
        </w:numPr>
        <w:shd w:val="clear" w:color="auto" w:fill="FFFFFF"/>
        <w:spacing w:after="0"/>
        <w:ind w:left="2250"/>
        <w:textAlignment w:val="baseline"/>
        <w:divId w:val="1456027147"/>
        <w:rPr>
          <w:rFonts w:ascii="inherit" w:hAnsi="inherit"/>
          <w:color w:val="00B050"/>
          <w:sz w:val="27"/>
          <w:szCs w:val="27"/>
        </w:rPr>
      </w:pPr>
      <w:r w:rsidRPr="00A276EC">
        <w:rPr>
          <w:rStyle w:val="Strong"/>
          <w:rFonts w:ascii="inherit" w:hAnsi="inherit"/>
          <w:color w:val="00B050"/>
          <w:sz w:val="27"/>
          <w:szCs w:val="27"/>
          <w:bdr w:val="none" w:sz="0" w:space="0" w:color="auto" w:frame="1"/>
        </w:rPr>
        <w:t>Partition Key </w:t>
      </w:r>
      <w:r w:rsidRPr="00A276EC">
        <w:rPr>
          <w:rFonts w:ascii="inherit" w:hAnsi="inherit"/>
          <w:color w:val="00B050"/>
          <w:sz w:val="27"/>
          <w:szCs w:val="27"/>
        </w:rPr>
        <w:t>(previously called the </w:t>
      </w:r>
      <w:r w:rsidRPr="00A276EC">
        <w:rPr>
          <w:rStyle w:val="Strong"/>
          <w:rFonts w:ascii="inherit" w:hAnsi="inherit"/>
          <w:color w:val="00B050"/>
          <w:sz w:val="27"/>
          <w:szCs w:val="27"/>
          <w:bdr w:val="none" w:sz="0" w:space="0" w:color="auto" w:frame="1"/>
        </w:rPr>
        <w:t>Hash key</w:t>
      </w:r>
      <w:r w:rsidRPr="00A276EC">
        <w:rPr>
          <w:rFonts w:ascii="inherit" w:hAnsi="inherit"/>
          <w:color w:val="00B050"/>
          <w:sz w:val="27"/>
          <w:szCs w:val="27"/>
        </w:rPr>
        <w:t>)</w:t>
      </w:r>
    </w:p>
    <w:p w14:paraId="02833596"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A simple primary key, composed of one attribute</w:t>
      </w:r>
    </w:p>
    <w:p w14:paraId="7EAB69DF" w14:textId="77777777" w:rsidR="00F13854" w:rsidRDefault="00F13854" w:rsidP="00F13854">
      <w:pPr>
        <w:numPr>
          <w:ilvl w:val="2"/>
          <w:numId w:val="36"/>
        </w:numPr>
        <w:shd w:val="clear" w:color="auto" w:fill="FFFFFF"/>
        <w:spacing w:after="0"/>
        <w:ind w:left="3375"/>
        <w:textAlignment w:val="baseline"/>
        <w:divId w:val="1456027147"/>
        <w:rPr>
          <w:rFonts w:ascii="inherit" w:hAnsi="inherit"/>
          <w:color w:val="666666"/>
          <w:sz w:val="27"/>
          <w:szCs w:val="27"/>
        </w:rPr>
      </w:pPr>
      <w:r w:rsidRPr="00A276EC">
        <w:rPr>
          <w:rFonts w:ascii="inherit" w:hAnsi="inherit"/>
          <w:color w:val="00B050"/>
          <w:sz w:val="27"/>
          <w:szCs w:val="27"/>
        </w:rPr>
        <w:t>DynamoDB uses the partition key’s value as input to an internal hash function; the output from the hash function determine the partition where the item will be stored</w:t>
      </w:r>
      <w:r>
        <w:rPr>
          <w:rFonts w:ascii="inherit" w:hAnsi="inherit"/>
          <w:color w:val="666666"/>
          <w:sz w:val="27"/>
          <w:szCs w:val="27"/>
        </w:rPr>
        <w:t>.</w:t>
      </w:r>
    </w:p>
    <w:p w14:paraId="11097A91"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No two items in a table can have the same partition key value.</w:t>
      </w:r>
    </w:p>
    <w:p w14:paraId="33AFBC1B" w14:textId="77777777" w:rsidR="00F13854" w:rsidRDefault="00F13854" w:rsidP="00F13854">
      <w:pPr>
        <w:numPr>
          <w:ilvl w:val="1"/>
          <w:numId w:val="36"/>
        </w:numPr>
        <w:shd w:val="clear" w:color="auto" w:fill="FFFFFF"/>
        <w:spacing w:after="0"/>
        <w:ind w:left="2250"/>
        <w:textAlignment w:val="baseline"/>
        <w:divId w:val="1456027147"/>
        <w:rPr>
          <w:rFonts w:ascii="inherit" w:hAnsi="inherit"/>
          <w:color w:val="666666"/>
          <w:sz w:val="27"/>
          <w:szCs w:val="27"/>
        </w:rPr>
      </w:pPr>
      <w:r w:rsidRPr="00A276EC">
        <w:rPr>
          <w:rStyle w:val="Strong"/>
          <w:rFonts w:ascii="inherit" w:hAnsi="inherit"/>
          <w:color w:val="00B050"/>
          <w:sz w:val="27"/>
          <w:szCs w:val="27"/>
          <w:bdr w:val="none" w:sz="0" w:space="0" w:color="auto" w:frame="1"/>
        </w:rPr>
        <w:t>Partition Key and Sort Key </w:t>
      </w:r>
      <w:r w:rsidRPr="00A276EC">
        <w:rPr>
          <w:rFonts w:ascii="inherit" w:hAnsi="inherit"/>
          <w:color w:val="00B050"/>
          <w:sz w:val="27"/>
          <w:szCs w:val="27"/>
        </w:rPr>
        <w:t>(previously called the </w:t>
      </w:r>
      <w:r w:rsidRPr="00A276EC">
        <w:rPr>
          <w:rStyle w:val="Strong"/>
          <w:rFonts w:ascii="inherit" w:hAnsi="inherit"/>
          <w:color w:val="00B050"/>
          <w:sz w:val="27"/>
          <w:szCs w:val="27"/>
          <w:bdr w:val="none" w:sz="0" w:space="0" w:color="auto" w:frame="1"/>
        </w:rPr>
        <w:t>Hash and Range key</w:t>
      </w:r>
      <w:r w:rsidRPr="00A276EC">
        <w:rPr>
          <w:rFonts w:ascii="inherit" w:hAnsi="inherit"/>
          <w:color w:val="00B050"/>
          <w:sz w:val="27"/>
          <w:szCs w:val="27"/>
        </w:rPr>
        <w:t>)</w:t>
      </w:r>
    </w:p>
    <w:p w14:paraId="77D030D2"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A composite primary key composed of two attributes. The first attribute is the partition key, and the second attribute is the sort key.</w:t>
      </w:r>
    </w:p>
    <w:p w14:paraId="08EDE067"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DynamoDB uses the partition key value as input to an internal hash function; the output from the hash function determines the partition where the item will be stored.</w:t>
      </w:r>
    </w:p>
    <w:p w14:paraId="28C6897D"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All items with the same partition key are stored together, in sorted order by sort key value.</w:t>
      </w:r>
    </w:p>
    <w:p w14:paraId="6395517B"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Combination of partition key and sort key must be unique</w:t>
      </w:r>
    </w:p>
    <w:p w14:paraId="7263CA0D" w14:textId="77777777" w:rsidR="00F13854" w:rsidRPr="00A276EC" w:rsidRDefault="00F13854" w:rsidP="00F13854">
      <w:pPr>
        <w:numPr>
          <w:ilvl w:val="2"/>
          <w:numId w:val="36"/>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It is possible for two items to have the same partition key value, but those two items must have different sort key values.</w:t>
      </w:r>
    </w:p>
    <w:p w14:paraId="794B43EA" w14:textId="77777777" w:rsidR="00F13854" w:rsidRPr="00D86A70" w:rsidRDefault="00F13854" w:rsidP="00F13854">
      <w:pPr>
        <w:numPr>
          <w:ilvl w:val="0"/>
          <w:numId w:val="36"/>
        </w:numPr>
        <w:shd w:val="clear" w:color="auto" w:fill="FFFFFF"/>
        <w:spacing w:after="0"/>
        <w:ind w:left="1125"/>
        <w:textAlignment w:val="baseline"/>
        <w:divId w:val="1456027147"/>
        <w:rPr>
          <w:rFonts w:ascii="inherit" w:hAnsi="inherit"/>
          <w:b/>
          <w:bCs/>
          <w:color w:val="666666"/>
          <w:sz w:val="27"/>
          <w:szCs w:val="27"/>
        </w:rPr>
      </w:pPr>
      <w:r w:rsidRPr="00D86A70">
        <w:rPr>
          <w:rFonts w:ascii="inherit" w:hAnsi="inherit"/>
          <w:b/>
          <w:bCs/>
          <w:color w:val="666666"/>
          <w:sz w:val="27"/>
          <w:szCs w:val="27"/>
        </w:rPr>
        <w:t>DynamoDB Secondary indexes</w:t>
      </w:r>
    </w:p>
    <w:p w14:paraId="57795720" w14:textId="77777777" w:rsidR="00F13854" w:rsidRDefault="00F13854" w:rsidP="00F13854">
      <w:pPr>
        <w:numPr>
          <w:ilvl w:val="1"/>
          <w:numId w:val="36"/>
        </w:numPr>
        <w:shd w:val="clear" w:color="auto" w:fill="FFFFFF"/>
        <w:spacing w:after="0"/>
        <w:ind w:left="2250"/>
        <w:textAlignment w:val="baseline"/>
        <w:divId w:val="1456027147"/>
        <w:rPr>
          <w:rFonts w:ascii="inherit" w:hAnsi="inherit"/>
          <w:color w:val="666666"/>
          <w:sz w:val="27"/>
          <w:szCs w:val="27"/>
        </w:rPr>
      </w:pPr>
      <w:r w:rsidRPr="00D86A70">
        <w:rPr>
          <w:rFonts w:ascii="inherit" w:hAnsi="inherit"/>
          <w:b/>
          <w:bCs/>
          <w:color w:val="00B050"/>
          <w:sz w:val="27"/>
          <w:szCs w:val="27"/>
        </w:rPr>
        <w:t>add flexibility to the queries, without impacting performance</w:t>
      </w:r>
      <w:r>
        <w:rPr>
          <w:rFonts w:ascii="inherit" w:hAnsi="inherit"/>
          <w:color w:val="666666"/>
          <w:sz w:val="27"/>
          <w:szCs w:val="27"/>
        </w:rPr>
        <w:t>.</w:t>
      </w:r>
    </w:p>
    <w:p w14:paraId="65104ED9" w14:textId="77777777" w:rsidR="00F13854" w:rsidRDefault="00F13854" w:rsidP="00F13854">
      <w:pPr>
        <w:numPr>
          <w:ilvl w:val="1"/>
          <w:numId w:val="3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are automatically maintained as sparse objects, items will only appear in an index if they exist in the table on which the index is defined making queries against an index very efficient</w:t>
      </w:r>
    </w:p>
    <w:p w14:paraId="3DADCE12" w14:textId="77777777" w:rsidR="00F13854" w:rsidRPr="00D86A70" w:rsidRDefault="00F13854" w:rsidP="00F13854">
      <w:pPr>
        <w:numPr>
          <w:ilvl w:val="0"/>
          <w:numId w:val="36"/>
        </w:numPr>
        <w:shd w:val="clear" w:color="auto" w:fill="FFFFFF"/>
        <w:spacing w:after="0"/>
        <w:ind w:left="1125"/>
        <w:textAlignment w:val="baseline"/>
        <w:divId w:val="1456027147"/>
        <w:rPr>
          <w:rFonts w:ascii="inherit" w:hAnsi="inherit"/>
          <w:b/>
          <w:bCs/>
          <w:color w:val="666666"/>
          <w:sz w:val="27"/>
          <w:szCs w:val="27"/>
        </w:rPr>
      </w:pPr>
      <w:r w:rsidRPr="00D86A70">
        <w:rPr>
          <w:rFonts w:ascii="inherit" w:hAnsi="inherit"/>
          <w:b/>
          <w:bCs/>
          <w:color w:val="00B050"/>
          <w:sz w:val="27"/>
          <w:szCs w:val="27"/>
        </w:rPr>
        <w:t>DynamoDB throughput and single-digit millisecond latency makes it a great fit for gaming, ad tech, mobile, and many other applications</w:t>
      </w:r>
    </w:p>
    <w:p w14:paraId="4FC77050" w14:textId="77777777" w:rsidR="00F13854" w:rsidRPr="00D86A70" w:rsidRDefault="00F13854" w:rsidP="00F13854">
      <w:pPr>
        <w:numPr>
          <w:ilvl w:val="0"/>
          <w:numId w:val="36"/>
        </w:numPr>
        <w:shd w:val="clear" w:color="auto" w:fill="FFFFFF"/>
        <w:spacing w:after="0"/>
        <w:ind w:left="1125"/>
        <w:textAlignment w:val="baseline"/>
        <w:divId w:val="1456027147"/>
        <w:rPr>
          <w:rFonts w:ascii="inherit" w:hAnsi="inherit"/>
          <w:b/>
          <w:bCs/>
          <w:color w:val="00B050"/>
          <w:sz w:val="27"/>
          <w:szCs w:val="27"/>
        </w:rPr>
      </w:pPr>
      <w:r w:rsidRPr="00D86A70">
        <w:rPr>
          <w:rFonts w:ascii="inherit" w:hAnsi="inherit"/>
          <w:b/>
          <w:bCs/>
          <w:color w:val="00B050"/>
          <w:sz w:val="27"/>
          <w:szCs w:val="27"/>
        </w:rPr>
        <w:t>ElastiCache can be used in front of DynamoDB in order to offload high amount of reads for non frequently changed data</w:t>
      </w:r>
    </w:p>
    <w:p w14:paraId="312C9CDB" w14:textId="797BEBE9" w:rsidR="00F13854" w:rsidRDefault="00F13854" w:rsidP="00F13854">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DynamoDB Consistency</w:t>
      </w:r>
    </w:p>
    <w:p w14:paraId="2216504B" w14:textId="4D131075" w:rsidR="00D86A70" w:rsidRPr="00D86A70" w:rsidRDefault="00D86A70" w:rsidP="00D86A70">
      <w:pPr>
        <w:divId w:val="1456027147"/>
        <w:rPr>
          <w:b/>
          <w:bCs/>
        </w:rPr>
      </w:pPr>
      <w:r>
        <w:rPr>
          <w:noProof/>
        </w:rPr>
        <w:drawing>
          <wp:inline distT="0" distB="0" distL="0" distR="0" wp14:anchorId="6F6B2FB8" wp14:editId="7E12902A">
            <wp:extent cx="10420350" cy="587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20350" cy="5876925"/>
                    </a:xfrm>
                    <a:prstGeom prst="rect">
                      <a:avLst/>
                    </a:prstGeom>
                  </pic:spPr>
                </pic:pic>
              </a:graphicData>
            </a:graphic>
          </wp:inline>
        </w:drawing>
      </w:r>
    </w:p>
    <w:p w14:paraId="178A57B3" w14:textId="77777777" w:rsidR="00F13854" w:rsidRPr="00A276EC" w:rsidRDefault="00F13854" w:rsidP="00F13854">
      <w:pPr>
        <w:numPr>
          <w:ilvl w:val="0"/>
          <w:numId w:val="37"/>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Each DynamoDB table is automatically stored in the three geographically distributed locations for durability</w:t>
      </w:r>
    </w:p>
    <w:p w14:paraId="31533536" w14:textId="77777777" w:rsidR="00F13854" w:rsidRDefault="00F13854" w:rsidP="00F13854">
      <w:pPr>
        <w:numPr>
          <w:ilvl w:val="0"/>
          <w:numId w:val="37"/>
        </w:numPr>
        <w:shd w:val="clear" w:color="auto" w:fill="FFFFFF"/>
        <w:spacing w:after="0"/>
        <w:ind w:left="1125"/>
        <w:textAlignment w:val="baseline"/>
        <w:divId w:val="1456027147"/>
        <w:rPr>
          <w:rFonts w:ascii="inherit" w:hAnsi="inherit"/>
          <w:color w:val="666666"/>
          <w:sz w:val="27"/>
          <w:szCs w:val="27"/>
        </w:rPr>
      </w:pPr>
      <w:r w:rsidRPr="00A276EC">
        <w:rPr>
          <w:rFonts w:ascii="inherit" w:hAnsi="inherit"/>
          <w:color w:val="00B050"/>
          <w:sz w:val="27"/>
          <w:szCs w:val="27"/>
        </w:rPr>
        <w:t>Read consistency represents the manner and timing in which the successful write or update of a data item is reflected in a subsequent read operation of that same item</w:t>
      </w:r>
    </w:p>
    <w:p w14:paraId="602D2185" w14:textId="77777777" w:rsidR="00F13854" w:rsidRPr="00A276EC" w:rsidRDefault="00F13854" w:rsidP="00F13854">
      <w:pPr>
        <w:numPr>
          <w:ilvl w:val="0"/>
          <w:numId w:val="37"/>
        </w:numPr>
        <w:shd w:val="clear" w:color="auto" w:fill="FFFFFF"/>
        <w:spacing w:after="0"/>
        <w:ind w:left="1125"/>
        <w:textAlignment w:val="baseline"/>
        <w:divId w:val="1456027147"/>
        <w:rPr>
          <w:rFonts w:ascii="inherit" w:hAnsi="inherit"/>
          <w:color w:val="00B050"/>
          <w:sz w:val="27"/>
          <w:szCs w:val="27"/>
        </w:rPr>
      </w:pPr>
      <w:r w:rsidRPr="00A276EC">
        <w:rPr>
          <w:rFonts w:ascii="inherit" w:hAnsi="inherit"/>
          <w:color w:val="00B050"/>
          <w:sz w:val="27"/>
          <w:szCs w:val="27"/>
        </w:rPr>
        <w:t>DynamoDB allows user to specify whether the read should be eventually consistent or strongly consistent at the time of the request</w:t>
      </w:r>
    </w:p>
    <w:p w14:paraId="3E6BE167" w14:textId="77777777" w:rsidR="00F13854" w:rsidRPr="00A276EC" w:rsidRDefault="00F13854" w:rsidP="00F13854">
      <w:pPr>
        <w:numPr>
          <w:ilvl w:val="1"/>
          <w:numId w:val="37"/>
        </w:numPr>
        <w:shd w:val="clear" w:color="auto" w:fill="FFFFFF"/>
        <w:spacing w:after="0"/>
        <w:ind w:left="2250"/>
        <w:textAlignment w:val="baseline"/>
        <w:divId w:val="1456027147"/>
        <w:rPr>
          <w:rFonts w:ascii="inherit" w:hAnsi="inherit"/>
          <w:color w:val="00B050"/>
          <w:sz w:val="27"/>
          <w:szCs w:val="27"/>
        </w:rPr>
      </w:pPr>
      <w:r w:rsidRPr="00A276EC">
        <w:rPr>
          <w:rStyle w:val="Strong"/>
          <w:rFonts w:ascii="inherit" w:hAnsi="inherit"/>
          <w:color w:val="00B050"/>
          <w:sz w:val="27"/>
          <w:szCs w:val="27"/>
          <w:bdr w:val="none" w:sz="0" w:space="0" w:color="auto" w:frame="1"/>
        </w:rPr>
        <w:t>Eventually Consistent Reads</w:t>
      </w:r>
      <w:r w:rsidRPr="00A276EC">
        <w:rPr>
          <w:rFonts w:ascii="inherit" w:hAnsi="inherit"/>
          <w:color w:val="00B050"/>
          <w:sz w:val="27"/>
          <w:szCs w:val="27"/>
        </w:rPr>
        <w:t> (Default)</w:t>
      </w:r>
    </w:p>
    <w:p w14:paraId="4BB31072"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Eventual consistency option maximizes the read throughput.</w:t>
      </w:r>
    </w:p>
    <w:p w14:paraId="2F8AD210"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Consistency across all copies is usually reached within a second</w:t>
      </w:r>
    </w:p>
    <w:p w14:paraId="7BA971D2"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However, an eventually consistent read might not reflect the results of a recently completed write.</w:t>
      </w:r>
    </w:p>
    <w:p w14:paraId="2E808678"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Repeating a read after a short time should return the updated data.</w:t>
      </w:r>
    </w:p>
    <w:p w14:paraId="13B362C4"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DynamoDB uses eventually consistent reads, by default.</w:t>
      </w:r>
    </w:p>
    <w:p w14:paraId="63E0C361" w14:textId="77777777" w:rsidR="00F13854" w:rsidRPr="00A276EC" w:rsidRDefault="00F13854" w:rsidP="00F13854">
      <w:pPr>
        <w:numPr>
          <w:ilvl w:val="1"/>
          <w:numId w:val="37"/>
        </w:numPr>
        <w:shd w:val="clear" w:color="auto" w:fill="FFFFFF"/>
        <w:spacing w:after="0"/>
        <w:ind w:left="2250"/>
        <w:textAlignment w:val="baseline"/>
        <w:divId w:val="1456027147"/>
        <w:rPr>
          <w:rFonts w:ascii="inherit" w:hAnsi="inherit"/>
          <w:color w:val="00B050"/>
          <w:sz w:val="27"/>
          <w:szCs w:val="27"/>
        </w:rPr>
      </w:pPr>
      <w:r w:rsidRPr="00A276EC">
        <w:rPr>
          <w:rStyle w:val="Strong"/>
          <w:rFonts w:ascii="inherit" w:hAnsi="inherit"/>
          <w:color w:val="00B050"/>
          <w:sz w:val="27"/>
          <w:szCs w:val="27"/>
          <w:bdr w:val="none" w:sz="0" w:space="0" w:color="auto" w:frame="1"/>
        </w:rPr>
        <w:t>Strongly Consistent Reads</w:t>
      </w:r>
    </w:p>
    <w:p w14:paraId="40B459B3"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Strongly consistent read returns a result that reflects all writes that received a successful response prior to the read</w:t>
      </w:r>
    </w:p>
    <w:p w14:paraId="61E1EC5C"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Strongly consistent reads are 2x the cost of Eventually consistent reads</w:t>
      </w:r>
    </w:p>
    <w:p w14:paraId="33357870" w14:textId="77777777" w:rsidR="00F13854" w:rsidRPr="00A276EC" w:rsidRDefault="00F13854" w:rsidP="00F13854">
      <w:pPr>
        <w:numPr>
          <w:ilvl w:val="2"/>
          <w:numId w:val="37"/>
        </w:numPr>
        <w:shd w:val="clear" w:color="auto" w:fill="FFFFFF"/>
        <w:spacing w:after="0"/>
        <w:ind w:left="3375"/>
        <w:textAlignment w:val="baseline"/>
        <w:divId w:val="1456027147"/>
        <w:rPr>
          <w:rFonts w:ascii="inherit" w:hAnsi="inherit"/>
          <w:color w:val="00B050"/>
          <w:sz w:val="27"/>
          <w:szCs w:val="27"/>
        </w:rPr>
      </w:pPr>
      <w:r w:rsidRPr="00A276EC">
        <w:rPr>
          <w:rFonts w:ascii="inherit" w:hAnsi="inherit"/>
          <w:color w:val="00B050"/>
          <w:sz w:val="27"/>
          <w:szCs w:val="27"/>
        </w:rPr>
        <w:t>Strongly Consistent Reads comes with disadvantages</w:t>
      </w:r>
    </w:p>
    <w:p w14:paraId="255A338F" w14:textId="77777777" w:rsidR="00F13854" w:rsidRPr="00A276EC" w:rsidRDefault="00F13854" w:rsidP="00F13854">
      <w:pPr>
        <w:numPr>
          <w:ilvl w:val="3"/>
          <w:numId w:val="37"/>
        </w:numPr>
        <w:shd w:val="clear" w:color="auto" w:fill="FFFFFF"/>
        <w:spacing w:after="0"/>
        <w:ind w:left="4500"/>
        <w:textAlignment w:val="baseline"/>
        <w:divId w:val="1456027147"/>
        <w:rPr>
          <w:rFonts w:ascii="inherit" w:hAnsi="inherit"/>
          <w:color w:val="00B050"/>
          <w:sz w:val="27"/>
          <w:szCs w:val="27"/>
        </w:rPr>
      </w:pPr>
      <w:r w:rsidRPr="00A276EC">
        <w:rPr>
          <w:rFonts w:ascii="inherit" w:hAnsi="inherit"/>
          <w:color w:val="00B050"/>
          <w:sz w:val="27"/>
          <w:szCs w:val="27"/>
        </w:rPr>
        <w:t>A strongly consistent read might not be available if there is a network delay or outage. In this case, DynamoDB may return a server error (HTTP 500).</w:t>
      </w:r>
    </w:p>
    <w:p w14:paraId="1078CABF" w14:textId="77777777" w:rsidR="00F13854" w:rsidRPr="00A276EC" w:rsidRDefault="00F13854" w:rsidP="00F13854">
      <w:pPr>
        <w:numPr>
          <w:ilvl w:val="3"/>
          <w:numId w:val="37"/>
        </w:numPr>
        <w:shd w:val="clear" w:color="auto" w:fill="FFFFFF"/>
        <w:spacing w:after="0"/>
        <w:ind w:left="4500"/>
        <w:textAlignment w:val="baseline"/>
        <w:divId w:val="1456027147"/>
        <w:rPr>
          <w:rFonts w:ascii="inherit" w:hAnsi="inherit"/>
          <w:color w:val="00B050"/>
          <w:sz w:val="27"/>
          <w:szCs w:val="27"/>
        </w:rPr>
      </w:pPr>
      <w:r w:rsidRPr="00A276EC">
        <w:rPr>
          <w:rFonts w:ascii="inherit" w:hAnsi="inherit"/>
          <w:color w:val="00B050"/>
          <w:sz w:val="27"/>
          <w:szCs w:val="27"/>
        </w:rPr>
        <w:t>Strongly consistent reads may have higher latency than eventually consistent reads.</w:t>
      </w:r>
    </w:p>
    <w:p w14:paraId="0506B40B" w14:textId="77777777" w:rsidR="00F13854" w:rsidRPr="00A276EC" w:rsidRDefault="00F13854" w:rsidP="00F13854">
      <w:pPr>
        <w:numPr>
          <w:ilvl w:val="3"/>
          <w:numId w:val="37"/>
        </w:numPr>
        <w:shd w:val="clear" w:color="auto" w:fill="FFFFFF"/>
        <w:spacing w:after="0"/>
        <w:ind w:left="4500"/>
        <w:textAlignment w:val="baseline"/>
        <w:divId w:val="1456027147"/>
        <w:rPr>
          <w:rFonts w:ascii="inherit" w:hAnsi="inherit"/>
          <w:color w:val="00B050"/>
          <w:sz w:val="27"/>
          <w:szCs w:val="27"/>
        </w:rPr>
      </w:pPr>
      <w:r w:rsidRPr="00A276EC">
        <w:rPr>
          <w:rFonts w:ascii="inherit" w:hAnsi="inherit"/>
          <w:color w:val="00B050"/>
          <w:sz w:val="27"/>
          <w:szCs w:val="27"/>
        </w:rPr>
        <w:t>Strongly consistent reads are not supported on global secondary indexes.</w:t>
      </w:r>
    </w:p>
    <w:p w14:paraId="6D35B561" w14:textId="77777777" w:rsidR="00F13854" w:rsidRPr="00A276EC" w:rsidRDefault="00F13854" w:rsidP="00F13854">
      <w:pPr>
        <w:numPr>
          <w:ilvl w:val="3"/>
          <w:numId w:val="37"/>
        </w:numPr>
        <w:shd w:val="clear" w:color="auto" w:fill="FFFFFF"/>
        <w:spacing w:after="0"/>
        <w:ind w:left="4500"/>
        <w:textAlignment w:val="baseline"/>
        <w:divId w:val="1456027147"/>
        <w:rPr>
          <w:rFonts w:ascii="inherit" w:hAnsi="inherit"/>
          <w:color w:val="00B050"/>
          <w:sz w:val="27"/>
          <w:szCs w:val="27"/>
        </w:rPr>
      </w:pPr>
      <w:r w:rsidRPr="00A276EC">
        <w:rPr>
          <w:rFonts w:ascii="inherit" w:hAnsi="inherit"/>
          <w:color w:val="00B050"/>
          <w:sz w:val="27"/>
          <w:szCs w:val="27"/>
        </w:rPr>
        <w:t>Strongly consistent reads use more throughput capacity than eventually consistent reads.</w:t>
      </w:r>
    </w:p>
    <w:p w14:paraId="407C2A99" w14:textId="77777777" w:rsidR="00F13854" w:rsidRPr="00FF6663" w:rsidRDefault="00F13854" w:rsidP="00F13854">
      <w:pPr>
        <w:numPr>
          <w:ilvl w:val="0"/>
          <w:numId w:val="37"/>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Read operations (such as </w:t>
      </w:r>
      <w:r w:rsidRPr="00FF6663">
        <w:rPr>
          <w:rStyle w:val="HTMLCode"/>
          <w:rFonts w:ascii="Consolas" w:eastAsiaTheme="minorEastAsia" w:hAnsi="Consolas"/>
          <w:color w:val="00B050"/>
          <w:sz w:val="27"/>
          <w:szCs w:val="27"/>
          <w:bdr w:val="none" w:sz="0" w:space="0" w:color="auto" w:frame="1"/>
        </w:rPr>
        <w:t>GetItem</w:t>
      </w:r>
      <w:r w:rsidRPr="00FF6663">
        <w:rPr>
          <w:rFonts w:ascii="inherit" w:hAnsi="inherit"/>
          <w:color w:val="00B050"/>
          <w:sz w:val="27"/>
          <w:szCs w:val="27"/>
        </w:rPr>
        <w:t>, </w:t>
      </w:r>
      <w:r w:rsidRPr="00FF6663">
        <w:rPr>
          <w:rStyle w:val="HTMLCode"/>
          <w:rFonts w:ascii="Consolas" w:eastAsiaTheme="minorEastAsia" w:hAnsi="Consolas"/>
          <w:color w:val="00B050"/>
          <w:sz w:val="27"/>
          <w:szCs w:val="27"/>
          <w:bdr w:val="none" w:sz="0" w:space="0" w:color="auto" w:frame="1"/>
        </w:rPr>
        <w:t>Query</w:t>
      </w:r>
      <w:r w:rsidRPr="00FF6663">
        <w:rPr>
          <w:rFonts w:ascii="inherit" w:hAnsi="inherit"/>
          <w:color w:val="00B050"/>
          <w:sz w:val="27"/>
          <w:szCs w:val="27"/>
        </w:rPr>
        <w:t>, and </w:t>
      </w:r>
      <w:r w:rsidRPr="00FF6663">
        <w:rPr>
          <w:rStyle w:val="HTMLCode"/>
          <w:rFonts w:ascii="Consolas" w:eastAsiaTheme="minorEastAsia" w:hAnsi="Consolas"/>
          <w:color w:val="00B050"/>
          <w:sz w:val="27"/>
          <w:szCs w:val="27"/>
          <w:bdr w:val="none" w:sz="0" w:space="0" w:color="auto" w:frame="1"/>
        </w:rPr>
        <w:t>Scan</w:t>
      </w:r>
      <w:r w:rsidRPr="00FF6663">
        <w:rPr>
          <w:rFonts w:ascii="inherit" w:hAnsi="inherit"/>
          <w:color w:val="00B050"/>
          <w:sz w:val="27"/>
          <w:szCs w:val="27"/>
        </w:rPr>
        <w:t>) provide a </w:t>
      </w:r>
      <w:r w:rsidRPr="00FF6663">
        <w:rPr>
          <w:rStyle w:val="HTMLCode"/>
          <w:rFonts w:ascii="Consolas" w:eastAsiaTheme="minorEastAsia" w:hAnsi="Consolas"/>
          <w:color w:val="00B050"/>
          <w:sz w:val="27"/>
          <w:szCs w:val="27"/>
          <w:bdr w:val="none" w:sz="0" w:space="0" w:color="auto" w:frame="1"/>
        </w:rPr>
        <w:t>ConsistentRead</w:t>
      </w:r>
      <w:r w:rsidRPr="00FF6663">
        <w:rPr>
          <w:rFonts w:ascii="inherit" w:hAnsi="inherit"/>
          <w:color w:val="00B050"/>
          <w:sz w:val="27"/>
          <w:szCs w:val="27"/>
        </w:rPr>
        <w:t> parameter, if set to true, DynamoDB uses strongly consistent reads during the operation.</w:t>
      </w:r>
    </w:p>
    <w:p w14:paraId="767AF9D5" w14:textId="77777777" w:rsidR="00F13854" w:rsidRPr="00FF6663" w:rsidRDefault="00F13854" w:rsidP="00F13854">
      <w:pPr>
        <w:numPr>
          <w:ilvl w:val="0"/>
          <w:numId w:val="37"/>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Query, GetItem, and BatchGetItem operations perform eventually consistent reads by default</w:t>
      </w:r>
    </w:p>
    <w:p w14:paraId="66CF60CE" w14:textId="77777777" w:rsidR="00F13854" w:rsidRDefault="00F13854" w:rsidP="00F13854">
      <w:pPr>
        <w:numPr>
          <w:ilvl w:val="1"/>
          <w:numId w:val="37"/>
        </w:numPr>
        <w:shd w:val="clear" w:color="auto" w:fill="FFFFFF"/>
        <w:spacing w:after="0"/>
        <w:ind w:left="2250"/>
        <w:textAlignment w:val="baseline"/>
        <w:divId w:val="1456027147"/>
        <w:rPr>
          <w:rFonts w:ascii="inherit" w:hAnsi="inherit"/>
          <w:color w:val="666666"/>
          <w:sz w:val="27"/>
          <w:szCs w:val="27"/>
        </w:rPr>
      </w:pPr>
      <w:r w:rsidRPr="00FF6663">
        <w:rPr>
          <w:rFonts w:ascii="inherit" w:hAnsi="inherit"/>
          <w:color w:val="00B050"/>
          <w:sz w:val="27"/>
          <w:szCs w:val="27"/>
        </w:rPr>
        <w:t>Query and GetItem operations can be forced to be strongly consistent</w:t>
      </w:r>
    </w:p>
    <w:p w14:paraId="3CC1A590" w14:textId="77777777" w:rsidR="00F13854" w:rsidRPr="00FF6663" w:rsidRDefault="00F13854" w:rsidP="00F13854">
      <w:pPr>
        <w:numPr>
          <w:ilvl w:val="1"/>
          <w:numId w:val="37"/>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Query operations cannot perform strongly consistent reads on Global Secondary Indexes</w:t>
      </w:r>
    </w:p>
    <w:p w14:paraId="6BF96046" w14:textId="77777777" w:rsidR="00F13854" w:rsidRPr="00FF6663" w:rsidRDefault="00F13854" w:rsidP="00F13854">
      <w:pPr>
        <w:numPr>
          <w:ilvl w:val="1"/>
          <w:numId w:val="37"/>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BatchGetItem operations can be forced to be strongly consistent on a per-table basis</w:t>
      </w:r>
    </w:p>
    <w:p w14:paraId="3679977A" w14:textId="77777777" w:rsidR="00FF6663" w:rsidRDefault="00FF6663" w:rsidP="00F13854">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58EF4AE6" w14:textId="2593E9B5"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Throughput Capacity</w:t>
      </w:r>
    </w:p>
    <w:p w14:paraId="6F1941ED" w14:textId="77777777" w:rsidR="00F13854" w:rsidRDefault="00F13854" w:rsidP="00F13854">
      <w:pPr>
        <w:pStyle w:val="NormalWeb"/>
        <w:shd w:val="clear" w:color="auto" w:fill="FFFFFF"/>
        <w:spacing w:after="0"/>
        <w:textAlignment w:val="baseline"/>
        <w:divId w:val="1456027147"/>
        <w:rPr>
          <w:rFonts w:ascii="Georgia" w:hAnsi="Georgia"/>
          <w:color w:val="666666"/>
          <w:sz w:val="27"/>
          <w:szCs w:val="27"/>
        </w:rPr>
      </w:pPr>
      <w:r>
        <w:rPr>
          <w:rFonts w:ascii="Georgia" w:hAnsi="Georgia"/>
          <w:color w:val="666666"/>
          <w:sz w:val="27"/>
          <w:szCs w:val="27"/>
        </w:rPr>
        <w:t>Refer to </w:t>
      </w:r>
      <w:hyperlink r:id="rId13" w:history="1">
        <w:r>
          <w:rPr>
            <w:rStyle w:val="Hyperlink"/>
            <w:rFonts w:ascii="inherit" w:hAnsi="inherit"/>
            <w:color w:val="1C7C7C"/>
            <w:sz w:val="27"/>
            <w:szCs w:val="27"/>
            <w:bdr w:val="none" w:sz="0" w:space="0" w:color="auto" w:frame="1"/>
          </w:rPr>
          <w:t>AWS DynamoDB Throughput Capacity</w:t>
        </w:r>
      </w:hyperlink>
      <w:r>
        <w:rPr>
          <w:rFonts w:ascii="Georgia" w:hAnsi="Georgia"/>
          <w:color w:val="666666"/>
          <w:sz w:val="27"/>
          <w:szCs w:val="27"/>
        </w:rPr>
        <w:t> post</w:t>
      </w:r>
    </w:p>
    <w:p w14:paraId="37032246"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Secondary Indexes</w:t>
      </w:r>
    </w:p>
    <w:p w14:paraId="0E46B6F7" w14:textId="77777777" w:rsidR="00F13854" w:rsidRDefault="00F13854" w:rsidP="00F13854">
      <w:pPr>
        <w:pStyle w:val="NormalWeb"/>
        <w:shd w:val="clear" w:color="auto" w:fill="FFFFFF"/>
        <w:spacing w:after="0"/>
        <w:textAlignment w:val="baseline"/>
        <w:divId w:val="1456027147"/>
        <w:rPr>
          <w:rFonts w:ascii="Georgia" w:hAnsi="Georgia"/>
          <w:color w:val="666666"/>
          <w:sz w:val="27"/>
          <w:szCs w:val="27"/>
        </w:rPr>
      </w:pPr>
      <w:r>
        <w:rPr>
          <w:rFonts w:ascii="Georgia" w:hAnsi="Georgia"/>
          <w:color w:val="666666"/>
          <w:sz w:val="27"/>
          <w:szCs w:val="27"/>
        </w:rPr>
        <w:t>Refer to </w:t>
      </w:r>
      <w:hyperlink r:id="rId14" w:history="1">
        <w:r>
          <w:rPr>
            <w:rStyle w:val="Hyperlink"/>
            <w:rFonts w:ascii="inherit" w:hAnsi="inherit"/>
            <w:color w:val="1C7C7C"/>
            <w:sz w:val="27"/>
            <w:szCs w:val="27"/>
            <w:bdr w:val="none" w:sz="0" w:space="0" w:color="auto" w:frame="1"/>
          </w:rPr>
          <w:t>AWS DynamoDB Secondary Indexes</w:t>
        </w:r>
      </w:hyperlink>
      <w:r>
        <w:rPr>
          <w:rFonts w:ascii="Georgia" w:hAnsi="Georgia"/>
          <w:color w:val="666666"/>
          <w:sz w:val="27"/>
          <w:szCs w:val="27"/>
        </w:rPr>
        <w:t> post</w:t>
      </w:r>
    </w:p>
    <w:p w14:paraId="49E5EBE9"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Advanced Topics</w:t>
      </w:r>
    </w:p>
    <w:p w14:paraId="14981CBE" w14:textId="77777777" w:rsidR="00F13854" w:rsidRDefault="00F13854" w:rsidP="00F13854">
      <w:pPr>
        <w:pStyle w:val="NormalWeb"/>
        <w:shd w:val="clear" w:color="auto" w:fill="FFFFFF"/>
        <w:spacing w:after="0"/>
        <w:textAlignment w:val="baseline"/>
        <w:divId w:val="1456027147"/>
        <w:rPr>
          <w:rFonts w:ascii="Georgia" w:hAnsi="Georgia"/>
          <w:color w:val="666666"/>
          <w:sz w:val="27"/>
          <w:szCs w:val="27"/>
        </w:rPr>
      </w:pPr>
      <w:r>
        <w:rPr>
          <w:rFonts w:ascii="Georgia" w:hAnsi="Georgia"/>
          <w:color w:val="666666"/>
          <w:sz w:val="27"/>
          <w:szCs w:val="27"/>
        </w:rPr>
        <w:t>Refer to </w:t>
      </w:r>
      <w:hyperlink r:id="rId15" w:history="1">
        <w:r>
          <w:rPr>
            <w:rStyle w:val="Hyperlink"/>
            <w:rFonts w:ascii="inherit" w:hAnsi="inherit"/>
            <w:color w:val="1C7C7C"/>
            <w:sz w:val="27"/>
            <w:szCs w:val="27"/>
            <w:bdr w:val="none" w:sz="0" w:space="0" w:color="auto" w:frame="1"/>
          </w:rPr>
          <w:t>DynamoDB Advanced</w:t>
        </w:r>
      </w:hyperlink>
      <w:r>
        <w:rPr>
          <w:rFonts w:ascii="Georgia" w:hAnsi="Georgia"/>
          <w:color w:val="666666"/>
          <w:sz w:val="27"/>
          <w:szCs w:val="27"/>
        </w:rPr>
        <w:t> post, which covers</w:t>
      </w:r>
    </w:p>
    <w:p w14:paraId="2A93695C" w14:textId="77777777" w:rsidR="00F13854" w:rsidRDefault="00F13854" w:rsidP="00F13854">
      <w:pPr>
        <w:numPr>
          <w:ilvl w:val="0"/>
          <w:numId w:val="38"/>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DynamoDB Streams,</w:t>
      </w:r>
    </w:p>
    <w:p w14:paraId="743DBB12" w14:textId="77777777" w:rsidR="00F13854" w:rsidRDefault="00F13854" w:rsidP="00F13854">
      <w:pPr>
        <w:numPr>
          <w:ilvl w:val="0"/>
          <w:numId w:val="38"/>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Triggers,</w:t>
      </w:r>
    </w:p>
    <w:p w14:paraId="7F3E9AC5" w14:textId="77777777" w:rsidR="00F13854" w:rsidRDefault="00F13854" w:rsidP="00F13854">
      <w:pPr>
        <w:numPr>
          <w:ilvl w:val="0"/>
          <w:numId w:val="38"/>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Cross Region Replication,</w:t>
      </w:r>
    </w:p>
    <w:p w14:paraId="1FC473E0" w14:textId="77777777" w:rsidR="00F13854" w:rsidRDefault="003415E3" w:rsidP="00F13854">
      <w:pPr>
        <w:numPr>
          <w:ilvl w:val="0"/>
          <w:numId w:val="38"/>
        </w:numPr>
        <w:shd w:val="clear" w:color="auto" w:fill="FFFFFF"/>
        <w:spacing w:after="0"/>
        <w:ind w:left="1125"/>
        <w:textAlignment w:val="baseline"/>
        <w:divId w:val="1456027147"/>
        <w:rPr>
          <w:rFonts w:ascii="inherit" w:hAnsi="inherit"/>
          <w:color w:val="666666"/>
          <w:sz w:val="27"/>
          <w:szCs w:val="27"/>
        </w:rPr>
      </w:pPr>
      <w:hyperlink r:id="rId16" w:history="1">
        <w:r w:rsidR="00F13854">
          <w:rPr>
            <w:rStyle w:val="Hyperlink"/>
            <w:rFonts w:ascii="inherit" w:hAnsi="inherit"/>
            <w:color w:val="1C7C7C"/>
            <w:sz w:val="27"/>
            <w:szCs w:val="27"/>
            <w:bdr w:val="none" w:sz="0" w:space="0" w:color="auto" w:frame="1"/>
          </w:rPr>
          <w:t>DAX</w:t>
        </w:r>
      </w:hyperlink>
      <w:r w:rsidR="00F13854">
        <w:rPr>
          <w:rFonts w:ascii="inherit" w:hAnsi="inherit"/>
          <w:color w:val="666666"/>
          <w:sz w:val="27"/>
          <w:szCs w:val="27"/>
        </w:rPr>
        <w:t>,</w:t>
      </w:r>
    </w:p>
    <w:p w14:paraId="4E9E190A" w14:textId="77777777" w:rsidR="00F13854" w:rsidRDefault="00F13854" w:rsidP="00F13854">
      <w:pPr>
        <w:numPr>
          <w:ilvl w:val="0"/>
          <w:numId w:val="38"/>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VPC Endpoints etc.</w:t>
      </w:r>
    </w:p>
    <w:p w14:paraId="2233651C"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Performance</w:t>
      </w:r>
    </w:p>
    <w:p w14:paraId="28BA99CC" w14:textId="77777777" w:rsidR="00F13854" w:rsidRPr="00FF6663" w:rsidRDefault="00F13854" w:rsidP="00F13854">
      <w:pPr>
        <w:numPr>
          <w:ilvl w:val="0"/>
          <w:numId w:val="39"/>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Automatically scales horizontally</w:t>
      </w:r>
    </w:p>
    <w:p w14:paraId="19AAEA8C" w14:textId="77777777" w:rsidR="00F13854" w:rsidRPr="00FF6663" w:rsidRDefault="00F13854" w:rsidP="00F13854">
      <w:pPr>
        <w:numPr>
          <w:ilvl w:val="0"/>
          <w:numId w:val="39"/>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runs exclusively on Solid State Drives (SSDs).</w:t>
      </w:r>
    </w:p>
    <w:p w14:paraId="4CF4C29E"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SSDs help achieve the design goals of predictable low-latency response times for storing and accessing data at any scale.</w:t>
      </w:r>
    </w:p>
    <w:p w14:paraId="64DB055B"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SSDs High I/O performance enables it to serve high-scale request workloads cost efficiently, and to pass this efficiency along in low request pricing</w:t>
      </w:r>
    </w:p>
    <w:p w14:paraId="41696BB8" w14:textId="77777777" w:rsidR="00F13854" w:rsidRPr="00FF6663" w:rsidRDefault="00F13854" w:rsidP="00F13854">
      <w:pPr>
        <w:numPr>
          <w:ilvl w:val="0"/>
          <w:numId w:val="39"/>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allows provisioned table reads and writes</w:t>
      </w:r>
    </w:p>
    <w:p w14:paraId="04564EC2"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Scale up throughput when needed</w:t>
      </w:r>
    </w:p>
    <w:p w14:paraId="7E1824F1"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Scale down throughput four times per UTC calendar day</w:t>
      </w:r>
    </w:p>
    <w:p w14:paraId="7F4E21CA" w14:textId="77777777" w:rsidR="00F13854" w:rsidRPr="00FF6663" w:rsidRDefault="00F13854" w:rsidP="00F13854">
      <w:pPr>
        <w:numPr>
          <w:ilvl w:val="0"/>
          <w:numId w:val="39"/>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automatically partitions, reallocates and re-partitions the data and provisions additional server capacity as the</w:t>
      </w:r>
    </w:p>
    <w:p w14:paraId="7373467B"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table size grows or</w:t>
      </w:r>
    </w:p>
    <w:p w14:paraId="2863BF84"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provisioned throughput is increased</w:t>
      </w:r>
    </w:p>
    <w:p w14:paraId="15B6F4E9" w14:textId="77777777" w:rsidR="00F13854" w:rsidRPr="00FF6663" w:rsidRDefault="00F13854" w:rsidP="00F13854">
      <w:pPr>
        <w:numPr>
          <w:ilvl w:val="0"/>
          <w:numId w:val="39"/>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Global Secondary indexes (GSI)</w:t>
      </w:r>
    </w:p>
    <w:p w14:paraId="26DE4CD6" w14:textId="77777777" w:rsidR="00F13854" w:rsidRPr="00FF6663" w:rsidRDefault="00F13854" w:rsidP="00F13854">
      <w:pPr>
        <w:numPr>
          <w:ilvl w:val="1"/>
          <w:numId w:val="39"/>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can be created upfront or added later</w:t>
      </w:r>
    </w:p>
    <w:p w14:paraId="39367E71"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Security</w:t>
      </w:r>
    </w:p>
    <w:p w14:paraId="7A9D8093" w14:textId="77777777" w:rsidR="00F13854" w:rsidRPr="00FF6663" w:rsidRDefault="00F13854" w:rsidP="00F13854">
      <w:pPr>
        <w:numPr>
          <w:ilvl w:val="0"/>
          <w:numId w:val="40"/>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Fine Grained Access Control (FGAC) gives a high degree of control over data in the table</w:t>
      </w:r>
    </w:p>
    <w:p w14:paraId="075A8B34" w14:textId="77777777" w:rsidR="00F13854" w:rsidRPr="00FF6663" w:rsidRDefault="00F13854" w:rsidP="00F13854">
      <w:pPr>
        <w:numPr>
          <w:ilvl w:val="0"/>
          <w:numId w:val="40"/>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FGAC helps control </w:t>
      </w:r>
      <w:r w:rsidRPr="00FF6663">
        <w:rPr>
          <w:rFonts w:ascii="inherit" w:hAnsi="inherit"/>
          <w:i/>
          <w:iCs/>
          <w:color w:val="00B050"/>
          <w:sz w:val="27"/>
          <w:szCs w:val="27"/>
        </w:rPr>
        <w:t>who</w:t>
      </w:r>
      <w:r w:rsidRPr="00FF6663">
        <w:rPr>
          <w:rFonts w:ascii="inherit" w:hAnsi="inherit"/>
          <w:color w:val="00B050"/>
          <w:sz w:val="27"/>
          <w:szCs w:val="27"/>
        </w:rPr>
        <w:t> (caller) can access </w:t>
      </w:r>
      <w:r w:rsidRPr="00FF6663">
        <w:rPr>
          <w:rFonts w:ascii="inherit" w:hAnsi="inherit"/>
          <w:i/>
          <w:iCs/>
          <w:color w:val="00B050"/>
          <w:sz w:val="27"/>
          <w:szCs w:val="27"/>
        </w:rPr>
        <w:t>which</w:t>
      </w:r>
      <w:r w:rsidRPr="00FF6663">
        <w:rPr>
          <w:rFonts w:ascii="inherit" w:hAnsi="inherit"/>
          <w:color w:val="00B050"/>
          <w:sz w:val="27"/>
          <w:szCs w:val="27"/>
        </w:rPr>
        <w:t> items or attributes of the table and perform </w:t>
      </w:r>
      <w:r w:rsidRPr="00FF6663">
        <w:rPr>
          <w:rFonts w:ascii="inherit" w:hAnsi="inherit"/>
          <w:i/>
          <w:iCs/>
          <w:color w:val="00B050"/>
          <w:sz w:val="27"/>
          <w:szCs w:val="27"/>
        </w:rPr>
        <w:t>what</w:t>
      </w:r>
      <w:r w:rsidRPr="00FF6663">
        <w:rPr>
          <w:rFonts w:ascii="inherit" w:hAnsi="inherit"/>
          <w:color w:val="00B050"/>
          <w:sz w:val="27"/>
          <w:szCs w:val="27"/>
        </w:rPr>
        <w:t> actions (read/write capability).</w:t>
      </w:r>
    </w:p>
    <w:p w14:paraId="379B10D9" w14:textId="1FE19CE7" w:rsidR="00F13854" w:rsidRDefault="00F13854" w:rsidP="00F13854">
      <w:pPr>
        <w:numPr>
          <w:ilvl w:val="0"/>
          <w:numId w:val="40"/>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FGAC is integrated with IAM, which manages the security credentials and the associated permissions.</w:t>
      </w:r>
    </w:p>
    <w:p w14:paraId="2D4D01AB" w14:textId="4F692019" w:rsidR="00FF6663" w:rsidRDefault="00FF6663" w:rsidP="00FF6663">
      <w:pPr>
        <w:shd w:val="clear" w:color="auto" w:fill="FFFFFF"/>
        <w:spacing w:after="0"/>
        <w:textAlignment w:val="baseline"/>
        <w:divId w:val="1456027147"/>
        <w:rPr>
          <w:rFonts w:ascii="inherit" w:hAnsi="inherit"/>
          <w:color w:val="00B050"/>
          <w:sz w:val="27"/>
          <w:szCs w:val="27"/>
        </w:rPr>
      </w:pPr>
    </w:p>
    <w:p w14:paraId="0F0144C3" w14:textId="7A95DCEA" w:rsidR="004C786E" w:rsidRDefault="004C786E" w:rsidP="00FF6663">
      <w:pPr>
        <w:shd w:val="clear" w:color="auto" w:fill="FFFFFF"/>
        <w:spacing w:after="0"/>
        <w:textAlignment w:val="baseline"/>
        <w:divId w:val="1456027147"/>
        <w:rPr>
          <w:rFonts w:ascii="inherit" w:hAnsi="inherit"/>
          <w:color w:val="00B050"/>
          <w:sz w:val="27"/>
          <w:szCs w:val="27"/>
        </w:rPr>
      </w:pPr>
      <w:r>
        <w:rPr>
          <w:noProof/>
        </w:rPr>
        <w:drawing>
          <wp:inline distT="0" distB="0" distL="0" distR="0" wp14:anchorId="6248E6CE" wp14:editId="1AD882F2">
            <wp:extent cx="9003559" cy="36099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08515" cy="3611962"/>
                    </a:xfrm>
                    <a:prstGeom prst="rect">
                      <a:avLst/>
                    </a:prstGeom>
                  </pic:spPr>
                </pic:pic>
              </a:graphicData>
            </a:graphic>
          </wp:inline>
        </w:drawing>
      </w:r>
    </w:p>
    <w:p w14:paraId="5363A5F1" w14:textId="63F80E35" w:rsidR="00FF6663" w:rsidRDefault="003415E3" w:rsidP="00FF6663">
      <w:pPr>
        <w:shd w:val="clear" w:color="auto" w:fill="FFFFFF"/>
        <w:spacing w:after="0"/>
        <w:textAlignment w:val="baseline"/>
        <w:divId w:val="1456027147"/>
        <w:rPr>
          <w:rFonts w:ascii="inherit" w:hAnsi="inherit"/>
          <w:color w:val="00B050"/>
          <w:sz w:val="27"/>
          <w:szCs w:val="27"/>
        </w:rPr>
      </w:pPr>
      <w:hyperlink r:id="rId18" w:history="1">
        <w:r w:rsidR="00FF6663" w:rsidRPr="00F91C9D">
          <w:rPr>
            <w:rStyle w:val="Hyperlink"/>
            <w:rFonts w:ascii="inherit" w:hAnsi="inherit"/>
            <w:sz w:val="27"/>
            <w:szCs w:val="27"/>
          </w:rPr>
          <w:t>https://docs.aws.amazon.com/amazondynamodb/latest/developerguide/specifying-conditions.html</w:t>
        </w:r>
      </w:hyperlink>
    </w:p>
    <w:p w14:paraId="31DC093C" w14:textId="77777777" w:rsidR="00FF6663" w:rsidRPr="00FF6663" w:rsidRDefault="00FF6663" w:rsidP="00FF6663">
      <w:pPr>
        <w:shd w:val="clear" w:color="auto" w:fill="FFFFFF"/>
        <w:spacing w:after="0"/>
        <w:textAlignment w:val="baseline"/>
        <w:divId w:val="1456027147"/>
        <w:rPr>
          <w:rFonts w:ascii="inherit" w:hAnsi="inherit"/>
          <w:color w:val="00B050"/>
          <w:sz w:val="27"/>
          <w:szCs w:val="27"/>
        </w:rPr>
      </w:pPr>
    </w:p>
    <w:p w14:paraId="52E22F32"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Encryption</w:t>
      </w:r>
    </w:p>
    <w:p w14:paraId="4A396D40" w14:textId="77777777" w:rsidR="00F13854" w:rsidRPr="00FF6663" w:rsidRDefault="00F13854" w:rsidP="00F13854">
      <w:pPr>
        <w:numPr>
          <w:ilvl w:val="0"/>
          <w:numId w:val="41"/>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Data in Transit Encryption</w:t>
      </w:r>
    </w:p>
    <w:p w14:paraId="18211328"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can be done by encrypting sensitive data on the client side or using encrypted connections (TLS)</w:t>
      </w:r>
    </w:p>
    <w:p w14:paraId="47E8B661"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All the data in DynamoDB is encrypted in transit (except the data in DAX)</w:t>
      </w:r>
    </w:p>
    <w:p w14:paraId="45A980B4"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communications to and from DynamoDB use the HTTPS protocol, which protects network traffic by using SSL/TLS encryption.</w:t>
      </w:r>
    </w:p>
    <w:p w14:paraId="12BB4E96" w14:textId="77777777" w:rsidR="00F13854" w:rsidRPr="00FF6663" w:rsidRDefault="00F13854" w:rsidP="00F13854">
      <w:pPr>
        <w:numPr>
          <w:ilvl w:val="0"/>
          <w:numId w:val="41"/>
        </w:numPr>
        <w:shd w:val="clear" w:color="auto" w:fill="FFFFFF"/>
        <w:spacing w:after="0"/>
        <w:ind w:left="1125"/>
        <w:textAlignment w:val="baseline"/>
        <w:divId w:val="1456027147"/>
        <w:rPr>
          <w:rFonts w:ascii="inherit" w:hAnsi="inherit"/>
          <w:color w:val="00B050"/>
          <w:sz w:val="27"/>
          <w:szCs w:val="27"/>
        </w:rPr>
      </w:pPr>
      <w:r w:rsidRPr="00FF6663">
        <w:rPr>
          <w:rFonts w:ascii="inherit" w:hAnsi="inherit"/>
          <w:color w:val="00B050"/>
          <w:sz w:val="27"/>
          <w:szCs w:val="27"/>
        </w:rPr>
        <w:t>DynamoDB supports Encryption at rest</w:t>
      </w:r>
    </w:p>
    <w:p w14:paraId="36C29820"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at rest is enabled on all DynamoDB table data and cannot be disabled</w:t>
      </w:r>
    </w:p>
    <w:p w14:paraId="6252CFFA"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at rest enables encryption for the data persisted (data at rest) in the DynamoDB tables.</w:t>
      </w:r>
    </w:p>
    <w:p w14:paraId="1E01872F"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at rest includes the base tables, primary key, local and global secondary indexes, streams, global tables, backups, and DynamoDB Accelerator (DAX) clusters</w:t>
      </w:r>
    </w:p>
    <w:p w14:paraId="3BABD5FD"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at rest automatically integrates with AWS KMS for managing the keys used for encrypting the tables.</w:t>
      </w:r>
    </w:p>
    <w:p w14:paraId="4A3D226D"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at rest also supports AWS owned CMK, AWS managed CMK, and Customer managed CMK</w:t>
      </w:r>
    </w:p>
    <w:p w14:paraId="265E8F6F"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at rest can be enabled only for a new table and not for an existing table</w:t>
      </w:r>
    </w:p>
    <w:p w14:paraId="14B15504" w14:textId="77777777" w:rsidR="00F13854" w:rsidRPr="00FF6663" w:rsidRDefault="00F13854" w:rsidP="00F13854">
      <w:pPr>
        <w:numPr>
          <w:ilvl w:val="1"/>
          <w:numId w:val="41"/>
        </w:numPr>
        <w:shd w:val="clear" w:color="auto" w:fill="FFFFFF"/>
        <w:spacing w:after="0"/>
        <w:ind w:left="2250"/>
        <w:textAlignment w:val="baseline"/>
        <w:divId w:val="1456027147"/>
        <w:rPr>
          <w:rFonts w:ascii="inherit" w:hAnsi="inherit"/>
          <w:color w:val="00B050"/>
          <w:sz w:val="27"/>
          <w:szCs w:val="27"/>
        </w:rPr>
      </w:pPr>
      <w:r w:rsidRPr="00FF6663">
        <w:rPr>
          <w:rFonts w:ascii="inherit" w:hAnsi="inherit"/>
          <w:color w:val="00B050"/>
          <w:sz w:val="27"/>
          <w:szCs w:val="27"/>
        </w:rPr>
        <w:t>Encryption once enabled for a table, cannot be disabled</w:t>
      </w:r>
    </w:p>
    <w:p w14:paraId="008E7B03" w14:textId="7CD08419" w:rsidR="00F13854" w:rsidRPr="00686F27" w:rsidRDefault="00F13854" w:rsidP="001F3A79">
      <w:pPr>
        <w:numPr>
          <w:ilvl w:val="1"/>
          <w:numId w:val="41"/>
        </w:numPr>
        <w:shd w:val="clear" w:color="auto" w:fill="FFFFFF"/>
        <w:spacing w:after="0"/>
        <w:ind w:left="2250"/>
        <w:textAlignment w:val="baseline"/>
        <w:divId w:val="1456027147"/>
        <w:rPr>
          <w:rFonts w:ascii="inherit" w:hAnsi="inherit"/>
          <w:color w:val="00B050"/>
          <w:sz w:val="27"/>
          <w:szCs w:val="27"/>
        </w:rPr>
      </w:pPr>
      <w:del w:id="0" w:author="Unknown">
        <w:r w:rsidRPr="00686F27">
          <w:rPr>
            <w:rFonts w:ascii="inherit" w:hAnsi="inherit"/>
            <w:color w:val="00B050"/>
            <w:sz w:val="27"/>
            <w:szCs w:val="27"/>
            <w:bdr w:val="none" w:sz="0" w:space="0" w:color="auto" w:frame="1"/>
          </w:rPr>
          <w:delText>DynamoDB Streams do not support encryption</w:delText>
        </w:r>
      </w:del>
      <w:r w:rsidRPr="00686F27">
        <w:rPr>
          <w:rFonts w:ascii="inherit" w:hAnsi="inherit"/>
          <w:color w:val="00B050"/>
          <w:sz w:val="27"/>
          <w:szCs w:val="27"/>
        </w:rPr>
        <w:t>DynamoDB streams can be used with encrypted tables and are always encrypted with a table-level encryption key</w:t>
      </w:r>
    </w:p>
    <w:p w14:paraId="7511E0A7" w14:textId="77777777" w:rsidR="00F13854" w:rsidRDefault="00F13854" w:rsidP="00F13854">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On-Demand Backups of encrypted DynamoDB tables are encrypted using S3’s Server-Side Encryption</w:t>
      </w:r>
    </w:p>
    <w:p w14:paraId="49E45A35" w14:textId="196BE2A8" w:rsidR="00F13854" w:rsidRDefault="00F13854" w:rsidP="00F13854">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Encryption at rest encrypts the data using 256-bit AES encryption.</w:t>
      </w:r>
    </w:p>
    <w:p w14:paraId="5AE309DE" w14:textId="71B4EB2D" w:rsidR="00FF6663" w:rsidRDefault="00FF6663" w:rsidP="00FF6663">
      <w:pPr>
        <w:shd w:val="clear" w:color="auto" w:fill="FFFFFF"/>
        <w:spacing w:after="0"/>
        <w:ind w:left="2250"/>
        <w:textAlignment w:val="baseline"/>
        <w:divId w:val="1456027147"/>
        <w:rPr>
          <w:rFonts w:ascii="inherit" w:hAnsi="inherit"/>
          <w:color w:val="666666"/>
          <w:sz w:val="27"/>
          <w:szCs w:val="27"/>
        </w:rPr>
      </w:pPr>
    </w:p>
    <w:p w14:paraId="44AEFE9B" w14:textId="0C4E1905" w:rsidR="00FF6663" w:rsidRDefault="00FF6663" w:rsidP="00FF6663">
      <w:pPr>
        <w:shd w:val="clear" w:color="auto" w:fill="FFFFFF"/>
        <w:spacing w:after="0"/>
        <w:ind w:left="2250"/>
        <w:textAlignment w:val="baseline"/>
        <w:divId w:val="1456027147"/>
        <w:rPr>
          <w:rFonts w:ascii="inherit" w:hAnsi="inherit"/>
          <w:color w:val="666666"/>
          <w:sz w:val="27"/>
          <w:szCs w:val="27"/>
        </w:rPr>
      </w:pPr>
      <w:r>
        <w:rPr>
          <w:noProof/>
        </w:rPr>
        <w:drawing>
          <wp:inline distT="0" distB="0" distL="0" distR="0" wp14:anchorId="2B22800D" wp14:editId="65974524">
            <wp:extent cx="502920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648075"/>
                    </a:xfrm>
                    <a:prstGeom prst="rect">
                      <a:avLst/>
                    </a:prstGeom>
                  </pic:spPr>
                </pic:pic>
              </a:graphicData>
            </a:graphic>
          </wp:inline>
        </w:drawing>
      </w:r>
    </w:p>
    <w:p w14:paraId="045E0289" w14:textId="77777777" w:rsidR="00FF6663" w:rsidRDefault="00FF6663" w:rsidP="00FF6663">
      <w:pPr>
        <w:shd w:val="clear" w:color="auto" w:fill="FFFFFF"/>
        <w:spacing w:after="0"/>
        <w:ind w:left="2250"/>
        <w:textAlignment w:val="baseline"/>
        <w:divId w:val="1456027147"/>
        <w:rPr>
          <w:rFonts w:ascii="inherit" w:hAnsi="inherit"/>
          <w:color w:val="666666"/>
          <w:sz w:val="27"/>
          <w:szCs w:val="27"/>
        </w:rPr>
      </w:pPr>
    </w:p>
    <w:p w14:paraId="58658C14"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Encryption Client</w:t>
      </w:r>
    </w:p>
    <w:p w14:paraId="4ABBB986" w14:textId="77777777" w:rsidR="00F13854" w:rsidRDefault="00F13854" w:rsidP="00F13854">
      <w:pPr>
        <w:numPr>
          <w:ilvl w:val="0"/>
          <w:numId w:val="4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DynamoDB Encryption Client is a software library that helps protect the table data before sending it to DynamoDB.</w:t>
      </w:r>
    </w:p>
    <w:p w14:paraId="1EC936DA" w14:textId="77777777" w:rsidR="00F13854" w:rsidRDefault="00F13854" w:rsidP="00F13854">
      <w:pPr>
        <w:numPr>
          <w:ilvl w:val="0"/>
          <w:numId w:val="4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Encrypting the sensitive data in transit and at rest helps ensure that the plaintext data isn’t available to any third party, including AWS.</w:t>
      </w:r>
    </w:p>
    <w:p w14:paraId="284A15A0" w14:textId="77777777" w:rsidR="00F13854" w:rsidRDefault="00F13854" w:rsidP="00F13854">
      <w:pPr>
        <w:numPr>
          <w:ilvl w:val="0"/>
          <w:numId w:val="4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Encryption Client encrypts attribute values which can be controlled, but does not encrypt entire table, attribute names or primary key</w:t>
      </w:r>
    </w:p>
    <w:p w14:paraId="3D2C5917" w14:textId="77777777" w:rsidR="00F13854" w:rsidRDefault="00F13854" w:rsidP="00F13854">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DynamoDB Costs</w:t>
      </w:r>
    </w:p>
    <w:p w14:paraId="6962A982" w14:textId="77777777" w:rsidR="00F13854" w:rsidRPr="00686F27" w:rsidRDefault="00F13854" w:rsidP="00F13854">
      <w:pPr>
        <w:numPr>
          <w:ilvl w:val="0"/>
          <w:numId w:val="43"/>
        </w:numPr>
        <w:shd w:val="clear" w:color="auto" w:fill="FFFFFF"/>
        <w:spacing w:after="0"/>
        <w:ind w:left="1125"/>
        <w:textAlignment w:val="baseline"/>
        <w:divId w:val="1456027147"/>
        <w:rPr>
          <w:rFonts w:ascii="inherit" w:hAnsi="inherit"/>
          <w:color w:val="00B050"/>
          <w:sz w:val="27"/>
          <w:szCs w:val="27"/>
        </w:rPr>
      </w:pPr>
      <w:r w:rsidRPr="00686F27">
        <w:rPr>
          <w:rFonts w:ascii="inherit" w:hAnsi="inherit"/>
          <w:color w:val="00B050"/>
          <w:sz w:val="27"/>
          <w:szCs w:val="27"/>
        </w:rPr>
        <w:t>Index Storage</w:t>
      </w:r>
    </w:p>
    <w:p w14:paraId="090DDE7C" w14:textId="77777777" w:rsidR="00F13854" w:rsidRPr="00686F27" w:rsidRDefault="00F13854" w:rsidP="00F13854">
      <w:pPr>
        <w:numPr>
          <w:ilvl w:val="1"/>
          <w:numId w:val="43"/>
        </w:numPr>
        <w:shd w:val="clear" w:color="auto" w:fill="FFFFFF"/>
        <w:spacing w:after="0"/>
        <w:ind w:left="2250"/>
        <w:textAlignment w:val="baseline"/>
        <w:divId w:val="1456027147"/>
        <w:rPr>
          <w:rFonts w:ascii="inherit" w:hAnsi="inherit"/>
          <w:color w:val="00B050"/>
          <w:sz w:val="27"/>
          <w:szCs w:val="27"/>
        </w:rPr>
      </w:pPr>
      <w:r w:rsidRPr="00686F27">
        <w:rPr>
          <w:rFonts w:ascii="inherit" w:hAnsi="inherit"/>
          <w:color w:val="00B050"/>
          <w:sz w:val="27"/>
          <w:szCs w:val="27"/>
        </w:rPr>
        <w:t>DynamoDB is an indexed data store</w:t>
      </w:r>
    </w:p>
    <w:p w14:paraId="741CF0FE" w14:textId="77777777" w:rsidR="00F13854" w:rsidRPr="00686F27" w:rsidRDefault="00F13854" w:rsidP="00F13854">
      <w:pPr>
        <w:numPr>
          <w:ilvl w:val="2"/>
          <w:numId w:val="43"/>
        </w:numPr>
        <w:shd w:val="clear" w:color="auto" w:fill="FFFFFF"/>
        <w:spacing w:after="0"/>
        <w:ind w:left="3375"/>
        <w:textAlignment w:val="baseline"/>
        <w:divId w:val="1456027147"/>
        <w:rPr>
          <w:rFonts w:ascii="inherit" w:hAnsi="inherit"/>
          <w:color w:val="00B050"/>
          <w:sz w:val="27"/>
          <w:szCs w:val="27"/>
        </w:rPr>
      </w:pPr>
      <w:r w:rsidRPr="00686F27">
        <w:rPr>
          <w:rFonts w:ascii="inherit" w:hAnsi="inherit"/>
          <w:color w:val="00B050"/>
          <w:sz w:val="27"/>
          <w:szCs w:val="27"/>
        </w:rPr>
        <w:t>Billable Data = Raw byte data size + 100 byte per-item storage indexing overhead</w:t>
      </w:r>
    </w:p>
    <w:p w14:paraId="15563816" w14:textId="77777777" w:rsidR="00F13854" w:rsidRPr="00686F27" w:rsidRDefault="00F13854" w:rsidP="00F13854">
      <w:pPr>
        <w:numPr>
          <w:ilvl w:val="0"/>
          <w:numId w:val="43"/>
        </w:numPr>
        <w:shd w:val="clear" w:color="auto" w:fill="FFFFFF"/>
        <w:spacing w:after="0"/>
        <w:ind w:left="1125"/>
        <w:textAlignment w:val="baseline"/>
        <w:divId w:val="1456027147"/>
        <w:rPr>
          <w:rFonts w:ascii="inherit" w:hAnsi="inherit"/>
          <w:color w:val="00B050"/>
          <w:sz w:val="27"/>
          <w:szCs w:val="27"/>
        </w:rPr>
      </w:pPr>
      <w:r w:rsidRPr="00686F27">
        <w:rPr>
          <w:rFonts w:ascii="inherit" w:hAnsi="inherit"/>
          <w:color w:val="00B050"/>
          <w:sz w:val="27"/>
          <w:szCs w:val="27"/>
        </w:rPr>
        <w:t>Provisioned throughput</w:t>
      </w:r>
    </w:p>
    <w:p w14:paraId="27B2688E" w14:textId="77777777" w:rsidR="00F13854" w:rsidRPr="00686F27" w:rsidRDefault="00F13854" w:rsidP="00F13854">
      <w:pPr>
        <w:numPr>
          <w:ilvl w:val="1"/>
          <w:numId w:val="43"/>
        </w:numPr>
        <w:shd w:val="clear" w:color="auto" w:fill="FFFFFF"/>
        <w:spacing w:after="0"/>
        <w:ind w:left="2250"/>
        <w:textAlignment w:val="baseline"/>
        <w:divId w:val="1456027147"/>
        <w:rPr>
          <w:rFonts w:ascii="inherit" w:hAnsi="inherit"/>
          <w:color w:val="00B050"/>
          <w:sz w:val="27"/>
          <w:szCs w:val="27"/>
        </w:rPr>
      </w:pPr>
      <w:r w:rsidRPr="00686F27">
        <w:rPr>
          <w:rFonts w:ascii="inherit" w:hAnsi="inherit"/>
          <w:color w:val="00B050"/>
          <w:sz w:val="27"/>
          <w:szCs w:val="27"/>
        </w:rPr>
        <w:t>Pay flat, hourly rate based on the capacity reserved as the throughput provisioned for the table</w:t>
      </w:r>
    </w:p>
    <w:p w14:paraId="0261CAC9" w14:textId="77777777" w:rsidR="00F13854" w:rsidRPr="00686F27" w:rsidRDefault="00F13854" w:rsidP="00F13854">
      <w:pPr>
        <w:numPr>
          <w:ilvl w:val="1"/>
          <w:numId w:val="43"/>
        </w:numPr>
        <w:shd w:val="clear" w:color="auto" w:fill="FFFFFF"/>
        <w:spacing w:after="0"/>
        <w:ind w:left="2250"/>
        <w:textAlignment w:val="baseline"/>
        <w:divId w:val="1456027147"/>
        <w:rPr>
          <w:rFonts w:ascii="inherit" w:hAnsi="inherit"/>
          <w:color w:val="00B050"/>
          <w:sz w:val="27"/>
          <w:szCs w:val="27"/>
        </w:rPr>
      </w:pPr>
      <w:r w:rsidRPr="00686F27">
        <w:rPr>
          <w:rFonts w:ascii="inherit" w:hAnsi="inherit"/>
          <w:color w:val="00B050"/>
          <w:sz w:val="27"/>
          <w:szCs w:val="27"/>
        </w:rPr>
        <w:t>one Write Capacity Unit provides one write per second for items &lt; 1KB in size.</w:t>
      </w:r>
    </w:p>
    <w:p w14:paraId="7CAD2129" w14:textId="77777777" w:rsidR="00F13854" w:rsidRPr="00686F27" w:rsidRDefault="00F13854" w:rsidP="00F13854">
      <w:pPr>
        <w:numPr>
          <w:ilvl w:val="1"/>
          <w:numId w:val="43"/>
        </w:numPr>
        <w:shd w:val="clear" w:color="auto" w:fill="FFFFFF"/>
        <w:spacing w:after="0"/>
        <w:ind w:left="2250"/>
        <w:textAlignment w:val="baseline"/>
        <w:divId w:val="1456027147"/>
        <w:rPr>
          <w:rFonts w:ascii="inherit" w:hAnsi="inherit"/>
          <w:color w:val="00B050"/>
          <w:sz w:val="27"/>
          <w:szCs w:val="27"/>
        </w:rPr>
      </w:pPr>
      <w:r w:rsidRPr="00686F27">
        <w:rPr>
          <w:rFonts w:ascii="inherit" w:hAnsi="inherit"/>
          <w:color w:val="00B050"/>
          <w:sz w:val="27"/>
          <w:szCs w:val="27"/>
        </w:rPr>
        <w:t>one Read Capacity Unit provides one strongly consistent read (or two eventually consistent reads) per second for items &lt; 4KB in size.</w:t>
      </w:r>
    </w:p>
    <w:p w14:paraId="18DE1F2E" w14:textId="77777777" w:rsidR="00F13854" w:rsidRDefault="00F13854" w:rsidP="00F13854">
      <w:pPr>
        <w:numPr>
          <w:ilvl w:val="1"/>
          <w:numId w:val="43"/>
        </w:numPr>
        <w:shd w:val="clear" w:color="auto" w:fill="FFFFFF"/>
        <w:spacing w:after="0"/>
        <w:ind w:left="2250"/>
        <w:textAlignment w:val="baseline"/>
        <w:divId w:val="1456027147"/>
        <w:rPr>
          <w:rFonts w:ascii="inherit" w:hAnsi="inherit"/>
          <w:color w:val="666666"/>
          <w:sz w:val="27"/>
          <w:szCs w:val="27"/>
        </w:rPr>
      </w:pPr>
      <w:r w:rsidRPr="00686F27">
        <w:rPr>
          <w:rFonts w:ascii="inherit" w:hAnsi="inherit"/>
          <w:color w:val="00B050"/>
          <w:sz w:val="27"/>
          <w:szCs w:val="27"/>
        </w:rPr>
        <w:t>Provisioned throughput charges for every 10 units of Write Capacity and every 50 units of Read Capacity</w:t>
      </w:r>
      <w:r>
        <w:rPr>
          <w:rFonts w:ascii="inherit" w:hAnsi="inherit"/>
          <w:color w:val="666666"/>
          <w:sz w:val="27"/>
          <w:szCs w:val="27"/>
        </w:rPr>
        <w:t>.</w:t>
      </w:r>
    </w:p>
    <w:p w14:paraId="1C5EE6E1" w14:textId="77777777" w:rsidR="00F13854" w:rsidRPr="00686F27" w:rsidRDefault="00F13854" w:rsidP="00F13854">
      <w:pPr>
        <w:numPr>
          <w:ilvl w:val="0"/>
          <w:numId w:val="43"/>
        </w:numPr>
        <w:shd w:val="clear" w:color="auto" w:fill="FFFFFF"/>
        <w:spacing w:after="0"/>
        <w:ind w:left="1125"/>
        <w:textAlignment w:val="baseline"/>
        <w:divId w:val="1456027147"/>
        <w:rPr>
          <w:rFonts w:ascii="inherit" w:hAnsi="inherit"/>
          <w:color w:val="00B050"/>
          <w:sz w:val="27"/>
          <w:szCs w:val="27"/>
        </w:rPr>
      </w:pPr>
      <w:r w:rsidRPr="00686F27">
        <w:rPr>
          <w:rFonts w:ascii="inherit" w:hAnsi="inherit"/>
          <w:color w:val="00B050"/>
          <w:sz w:val="27"/>
          <w:szCs w:val="27"/>
        </w:rPr>
        <w:t>Reserved capacity</w:t>
      </w:r>
    </w:p>
    <w:p w14:paraId="7FCBFDEE" w14:textId="77777777" w:rsidR="00F13854" w:rsidRPr="00686F27" w:rsidRDefault="00F13854" w:rsidP="00F13854">
      <w:pPr>
        <w:numPr>
          <w:ilvl w:val="1"/>
          <w:numId w:val="43"/>
        </w:numPr>
        <w:shd w:val="clear" w:color="auto" w:fill="FFFFFF"/>
        <w:spacing w:after="0"/>
        <w:ind w:left="2250"/>
        <w:textAlignment w:val="baseline"/>
        <w:divId w:val="1456027147"/>
        <w:rPr>
          <w:rFonts w:ascii="inherit" w:hAnsi="inherit"/>
          <w:color w:val="00B050"/>
          <w:sz w:val="27"/>
          <w:szCs w:val="27"/>
        </w:rPr>
      </w:pPr>
      <w:r w:rsidRPr="00686F27">
        <w:rPr>
          <w:rFonts w:ascii="inherit" w:hAnsi="inherit"/>
          <w:color w:val="00B050"/>
          <w:sz w:val="27"/>
          <w:szCs w:val="27"/>
        </w:rPr>
        <w:t>Significant savings over the normal price</w:t>
      </w:r>
    </w:p>
    <w:p w14:paraId="4FD99C81" w14:textId="77777777" w:rsidR="00F13854" w:rsidRPr="00686F27" w:rsidRDefault="00F13854" w:rsidP="00F13854">
      <w:pPr>
        <w:numPr>
          <w:ilvl w:val="1"/>
          <w:numId w:val="43"/>
        </w:numPr>
        <w:shd w:val="clear" w:color="auto" w:fill="FFFFFF"/>
        <w:spacing w:after="0"/>
        <w:ind w:left="2250"/>
        <w:textAlignment w:val="baseline"/>
        <w:divId w:val="1456027147"/>
        <w:rPr>
          <w:rFonts w:ascii="inherit" w:hAnsi="inherit"/>
          <w:color w:val="00B050"/>
          <w:sz w:val="27"/>
          <w:szCs w:val="27"/>
        </w:rPr>
      </w:pPr>
      <w:r w:rsidRPr="00686F27">
        <w:rPr>
          <w:rFonts w:ascii="inherit" w:hAnsi="inherit"/>
          <w:color w:val="00B050"/>
          <w:sz w:val="27"/>
          <w:szCs w:val="27"/>
        </w:rPr>
        <w:t>Pay a one-time upfront fee</w:t>
      </w:r>
    </w:p>
    <w:p w14:paraId="6A55E33E" w14:textId="77777777" w:rsidR="00F13854" w:rsidRPr="00686F27" w:rsidRDefault="00F13854" w:rsidP="00F13854">
      <w:pPr>
        <w:numPr>
          <w:ilvl w:val="0"/>
          <w:numId w:val="43"/>
        </w:numPr>
        <w:shd w:val="clear" w:color="auto" w:fill="FFFFFF"/>
        <w:spacing w:after="0"/>
        <w:ind w:left="1125"/>
        <w:textAlignment w:val="baseline"/>
        <w:divId w:val="1456027147"/>
        <w:rPr>
          <w:rFonts w:ascii="inherit" w:hAnsi="inherit"/>
          <w:color w:val="00B050"/>
          <w:sz w:val="27"/>
          <w:szCs w:val="27"/>
        </w:rPr>
      </w:pPr>
      <w:r w:rsidRPr="00686F27">
        <w:rPr>
          <w:rFonts w:ascii="inherit" w:hAnsi="inherit"/>
          <w:color w:val="00B050"/>
          <w:sz w:val="27"/>
          <w:szCs w:val="27"/>
        </w:rPr>
        <w:t>DynamoDB also charges for storage, backup, replication, streams, caching, data transfer out.</w:t>
      </w:r>
    </w:p>
    <w:p w14:paraId="1CE13718" w14:textId="1B78E4B4" w:rsidR="00ED383C" w:rsidRDefault="00ED383C" w:rsidP="00D86A70">
      <w:pPr>
        <w:shd w:val="clear" w:color="auto" w:fill="FFFFFF"/>
        <w:spacing w:after="0"/>
        <w:textAlignment w:val="baseline"/>
        <w:divId w:val="1456027147"/>
      </w:pPr>
    </w:p>
    <w:p w14:paraId="07EA9E52" w14:textId="6EF2FDE3" w:rsidR="003415E3" w:rsidRDefault="003415E3" w:rsidP="00D86A70">
      <w:pPr>
        <w:shd w:val="clear" w:color="auto" w:fill="FFFFFF"/>
        <w:spacing w:after="0"/>
        <w:textAlignment w:val="baseline"/>
        <w:divId w:val="1456027147"/>
      </w:pPr>
      <w:r>
        <w:rPr>
          <w:noProof/>
        </w:rPr>
        <w:drawing>
          <wp:inline distT="0" distB="0" distL="0" distR="0" wp14:anchorId="7B02EEF0" wp14:editId="3A956898">
            <wp:extent cx="12639675" cy="66865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12639675" cy="6686550"/>
                    </a:xfrm>
                    <a:prstGeom prst="rect">
                      <a:avLst/>
                    </a:prstGeom>
                  </pic:spPr>
                </pic:pic>
              </a:graphicData>
            </a:graphic>
          </wp:inline>
        </w:drawing>
      </w:r>
    </w:p>
    <w:p w14:paraId="1C0075ED" w14:textId="58B8D652" w:rsidR="00D86A70" w:rsidRDefault="00D86A70" w:rsidP="00D86A70">
      <w:pPr>
        <w:shd w:val="clear" w:color="auto" w:fill="FFFFFF"/>
        <w:spacing w:after="0"/>
        <w:textAlignment w:val="baseline"/>
        <w:divId w:val="1456027147"/>
      </w:pPr>
      <w:r>
        <w:rPr>
          <w:noProof/>
        </w:rPr>
        <w:drawing>
          <wp:inline distT="0" distB="0" distL="0" distR="0" wp14:anchorId="4602DDBB" wp14:editId="770135E2">
            <wp:extent cx="10429875" cy="446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29875" cy="4467225"/>
                    </a:xfrm>
                    <a:prstGeom prst="rect">
                      <a:avLst/>
                    </a:prstGeom>
                  </pic:spPr>
                </pic:pic>
              </a:graphicData>
            </a:graphic>
          </wp:inline>
        </w:drawing>
      </w:r>
    </w:p>
    <w:sectPr w:rsidR="00D86A7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537"/>
    <w:multiLevelType w:val="multilevel"/>
    <w:tmpl w:val="D95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85591"/>
    <w:multiLevelType w:val="multilevel"/>
    <w:tmpl w:val="B0C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A348A"/>
    <w:multiLevelType w:val="multilevel"/>
    <w:tmpl w:val="ABBC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E5126"/>
    <w:multiLevelType w:val="multilevel"/>
    <w:tmpl w:val="E96E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36CE2"/>
    <w:multiLevelType w:val="multilevel"/>
    <w:tmpl w:val="B0228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A2847"/>
    <w:multiLevelType w:val="multilevel"/>
    <w:tmpl w:val="AFB8B3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256EAE"/>
    <w:multiLevelType w:val="multilevel"/>
    <w:tmpl w:val="C8A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015FE"/>
    <w:multiLevelType w:val="multilevel"/>
    <w:tmpl w:val="D150A1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79602C"/>
    <w:multiLevelType w:val="multilevel"/>
    <w:tmpl w:val="996C7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111337"/>
    <w:multiLevelType w:val="multilevel"/>
    <w:tmpl w:val="D42079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862BA7"/>
    <w:multiLevelType w:val="multilevel"/>
    <w:tmpl w:val="CB9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E6DEB"/>
    <w:multiLevelType w:val="multilevel"/>
    <w:tmpl w:val="60BEE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A37EDF"/>
    <w:multiLevelType w:val="multilevel"/>
    <w:tmpl w:val="EBDE2F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47AA2"/>
    <w:multiLevelType w:val="multilevel"/>
    <w:tmpl w:val="F0FED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BA125E"/>
    <w:multiLevelType w:val="multilevel"/>
    <w:tmpl w:val="B0C4D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6F07D7"/>
    <w:multiLevelType w:val="multilevel"/>
    <w:tmpl w:val="D3A4C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B44DAC"/>
    <w:multiLevelType w:val="multilevel"/>
    <w:tmpl w:val="19B8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1F6964"/>
    <w:multiLevelType w:val="multilevel"/>
    <w:tmpl w:val="EA8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BB770D"/>
    <w:multiLevelType w:val="multilevel"/>
    <w:tmpl w:val="006EB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E07E5B"/>
    <w:multiLevelType w:val="multilevel"/>
    <w:tmpl w:val="6186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5B57A3"/>
    <w:multiLevelType w:val="multilevel"/>
    <w:tmpl w:val="B64AD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961177"/>
    <w:multiLevelType w:val="multilevel"/>
    <w:tmpl w:val="7BAE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AC3F9C"/>
    <w:multiLevelType w:val="multilevel"/>
    <w:tmpl w:val="EE0A78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86630"/>
    <w:multiLevelType w:val="multilevel"/>
    <w:tmpl w:val="1F86C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505D9B"/>
    <w:multiLevelType w:val="multilevel"/>
    <w:tmpl w:val="89A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BE546F"/>
    <w:multiLevelType w:val="multilevel"/>
    <w:tmpl w:val="C81EC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7A651A"/>
    <w:multiLevelType w:val="multilevel"/>
    <w:tmpl w:val="D2464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D16BF5"/>
    <w:multiLevelType w:val="multilevel"/>
    <w:tmpl w:val="D68C4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4B2F23"/>
    <w:multiLevelType w:val="multilevel"/>
    <w:tmpl w:val="1CEC1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9E0DE3"/>
    <w:multiLevelType w:val="multilevel"/>
    <w:tmpl w:val="E34A4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305D50"/>
    <w:multiLevelType w:val="multilevel"/>
    <w:tmpl w:val="2C62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EB3E08"/>
    <w:multiLevelType w:val="multilevel"/>
    <w:tmpl w:val="06A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2A3E1E"/>
    <w:multiLevelType w:val="multilevel"/>
    <w:tmpl w:val="9A4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F70368"/>
    <w:multiLevelType w:val="multilevel"/>
    <w:tmpl w:val="BBD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C31A4B"/>
    <w:multiLevelType w:val="multilevel"/>
    <w:tmpl w:val="E71C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052D71"/>
    <w:multiLevelType w:val="multilevel"/>
    <w:tmpl w:val="07D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CF6D51"/>
    <w:multiLevelType w:val="multilevel"/>
    <w:tmpl w:val="01EA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30718"/>
    <w:multiLevelType w:val="multilevel"/>
    <w:tmpl w:val="C79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6E2BFA"/>
    <w:multiLevelType w:val="multilevel"/>
    <w:tmpl w:val="99A84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985989"/>
    <w:multiLevelType w:val="multilevel"/>
    <w:tmpl w:val="50F2CD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073C2D"/>
    <w:multiLevelType w:val="multilevel"/>
    <w:tmpl w:val="A0B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7"/>
  </w:num>
  <w:num w:numId="3">
    <w:abstractNumId w:val="6"/>
  </w:num>
  <w:num w:numId="4">
    <w:abstractNumId w:val="11"/>
  </w:num>
  <w:num w:numId="5">
    <w:abstractNumId w:val="1"/>
  </w:num>
  <w:num w:numId="6">
    <w:abstractNumId w:val="12"/>
  </w:num>
  <w:num w:numId="7">
    <w:abstractNumId w:val="32"/>
  </w:num>
  <w:num w:numId="8">
    <w:abstractNumId w:val="34"/>
  </w:num>
  <w:num w:numId="9">
    <w:abstractNumId w:val="0"/>
  </w:num>
  <w:num w:numId="10">
    <w:abstractNumId w:val="40"/>
  </w:num>
  <w:num w:numId="11">
    <w:abstractNumId w:val="33"/>
  </w:num>
  <w:num w:numId="12">
    <w:abstractNumId w:val="28"/>
  </w:num>
  <w:num w:numId="13">
    <w:abstractNumId w:val="31"/>
  </w:num>
  <w:num w:numId="14">
    <w:abstractNumId w:val="15"/>
  </w:num>
  <w:num w:numId="15">
    <w:abstractNumId w:val="29"/>
  </w:num>
  <w:num w:numId="16">
    <w:abstractNumId w:val="24"/>
  </w:num>
  <w:num w:numId="17">
    <w:abstractNumId w:val="22"/>
  </w:num>
  <w:num w:numId="18">
    <w:abstractNumId w:val="23"/>
  </w:num>
  <w:num w:numId="19">
    <w:abstractNumId w:val="38"/>
  </w:num>
  <w:num w:numId="20">
    <w:abstractNumId w:val="4"/>
  </w:num>
  <w:num w:numId="21">
    <w:abstractNumId w:val="36"/>
  </w:num>
  <w:num w:numId="22">
    <w:abstractNumId w:val="25"/>
  </w:num>
  <w:num w:numId="23">
    <w:abstractNumId w:val="37"/>
  </w:num>
  <w:num w:numId="24">
    <w:abstractNumId w:val="3"/>
  </w:num>
  <w:num w:numId="25">
    <w:abstractNumId w:val="10"/>
  </w:num>
  <w:num w:numId="26">
    <w:abstractNumId w:val="26"/>
  </w:num>
  <w:num w:numId="27">
    <w:abstractNumId w:val="26"/>
  </w:num>
  <w:num w:numId="28">
    <w:abstractNumId w:val="26"/>
  </w:num>
  <w:num w:numId="29">
    <w:abstractNumId w:val="21"/>
  </w:num>
  <w:num w:numId="30">
    <w:abstractNumId w:val="5"/>
  </w:num>
  <w:num w:numId="31">
    <w:abstractNumId w:val="14"/>
  </w:num>
  <w:num w:numId="32">
    <w:abstractNumId w:val="18"/>
  </w:num>
  <w:num w:numId="33">
    <w:abstractNumId w:val="7"/>
  </w:num>
  <w:num w:numId="34">
    <w:abstractNumId w:val="35"/>
  </w:num>
  <w:num w:numId="35">
    <w:abstractNumId w:val="39"/>
  </w:num>
  <w:num w:numId="36">
    <w:abstractNumId w:val="8"/>
  </w:num>
  <w:num w:numId="37">
    <w:abstractNumId w:val="13"/>
  </w:num>
  <w:num w:numId="38">
    <w:abstractNumId w:val="2"/>
  </w:num>
  <w:num w:numId="39">
    <w:abstractNumId w:val="19"/>
  </w:num>
  <w:num w:numId="40">
    <w:abstractNumId w:val="30"/>
  </w:num>
  <w:num w:numId="41">
    <w:abstractNumId w:val="9"/>
  </w:num>
  <w:num w:numId="42">
    <w:abstractNumId w:val="16"/>
  </w:num>
  <w:num w:numId="43">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604B"/>
    <w:rsid w:val="000D0605"/>
    <w:rsid w:val="000E6C3D"/>
    <w:rsid w:val="00124844"/>
    <w:rsid w:val="00124C59"/>
    <w:rsid w:val="001C63B3"/>
    <w:rsid w:val="001F0C07"/>
    <w:rsid w:val="00230A98"/>
    <w:rsid w:val="00232ECB"/>
    <w:rsid w:val="00237DB6"/>
    <w:rsid w:val="00275C8E"/>
    <w:rsid w:val="002918E9"/>
    <w:rsid w:val="002B053B"/>
    <w:rsid w:val="002E0BB0"/>
    <w:rsid w:val="002F7B94"/>
    <w:rsid w:val="003415E3"/>
    <w:rsid w:val="003961B3"/>
    <w:rsid w:val="003B4AE7"/>
    <w:rsid w:val="00436DFD"/>
    <w:rsid w:val="004C786E"/>
    <w:rsid w:val="0058385C"/>
    <w:rsid w:val="00592985"/>
    <w:rsid w:val="00593CDC"/>
    <w:rsid w:val="005C3A46"/>
    <w:rsid w:val="0062673C"/>
    <w:rsid w:val="0064329A"/>
    <w:rsid w:val="006453F2"/>
    <w:rsid w:val="00686F27"/>
    <w:rsid w:val="00692F46"/>
    <w:rsid w:val="007372F8"/>
    <w:rsid w:val="007821AF"/>
    <w:rsid w:val="00793317"/>
    <w:rsid w:val="007C727C"/>
    <w:rsid w:val="007F11CE"/>
    <w:rsid w:val="007F5ED3"/>
    <w:rsid w:val="008C3A6F"/>
    <w:rsid w:val="008F32E9"/>
    <w:rsid w:val="0093307A"/>
    <w:rsid w:val="00941812"/>
    <w:rsid w:val="00950A94"/>
    <w:rsid w:val="009623B2"/>
    <w:rsid w:val="009874C5"/>
    <w:rsid w:val="009B6DEC"/>
    <w:rsid w:val="009B70BC"/>
    <w:rsid w:val="009D4044"/>
    <w:rsid w:val="009E357D"/>
    <w:rsid w:val="009F2635"/>
    <w:rsid w:val="00A03027"/>
    <w:rsid w:val="00A276EC"/>
    <w:rsid w:val="00A31AF8"/>
    <w:rsid w:val="00A36A25"/>
    <w:rsid w:val="00A627B0"/>
    <w:rsid w:val="00A83545"/>
    <w:rsid w:val="00A92E31"/>
    <w:rsid w:val="00AE5E75"/>
    <w:rsid w:val="00AF3549"/>
    <w:rsid w:val="00B557E5"/>
    <w:rsid w:val="00B8391A"/>
    <w:rsid w:val="00B96B39"/>
    <w:rsid w:val="00BA0998"/>
    <w:rsid w:val="00BA13F6"/>
    <w:rsid w:val="00BE2382"/>
    <w:rsid w:val="00C41DF3"/>
    <w:rsid w:val="00C503CC"/>
    <w:rsid w:val="00CC693A"/>
    <w:rsid w:val="00CD0ADF"/>
    <w:rsid w:val="00D35F3C"/>
    <w:rsid w:val="00D7040B"/>
    <w:rsid w:val="00D82390"/>
    <w:rsid w:val="00D84977"/>
    <w:rsid w:val="00D84D1D"/>
    <w:rsid w:val="00D86A70"/>
    <w:rsid w:val="00DA1598"/>
    <w:rsid w:val="00DC7DB9"/>
    <w:rsid w:val="00DF2E7A"/>
    <w:rsid w:val="00DF7F52"/>
    <w:rsid w:val="00E129A0"/>
    <w:rsid w:val="00E23A67"/>
    <w:rsid w:val="00E27F7F"/>
    <w:rsid w:val="00E37075"/>
    <w:rsid w:val="00E67062"/>
    <w:rsid w:val="00E947D7"/>
    <w:rsid w:val="00ED383C"/>
    <w:rsid w:val="00F13854"/>
    <w:rsid w:val="00F26493"/>
    <w:rsid w:val="00F4276D"/>
    <w:rsid w:val="00F72434"/>
    <w:rsid w:val="00FC00D3"/>
    <w:rsid w:val="00FC7F17"/>
    <w:rsid w:val="00FF6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 w:id="736053561">
                      <w:marLeft w:val="0"/>
                      <w:marRight w:val="0"/>
                      <w:marTop w:val="0"/>
                      <w:marBottom w:val="0"/>
                      <w:divBdr>
                        <w:top w:val="none" w:sz="0" w:space="0" w:color="auto"/>
                        <w:left w:val="none" w:sz="0" w:space="0" w:color="auto"/>
                        <w:bottom w:val="none" w:sz="0" w:space="0" w:color="auto"/>
                        <w:right w:val="none" w:sz="0" w:space="0" w:color="auto"/>
                      </w:divBdr>
                      <w:divsChild>
                        <w:div w:id="13463255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22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jayendrapatil.com/aws-dynamodb-throughput-capacity/" TargetMode="External"/><Relationship Id="rId18" Type="http://schemas.openxmlformats.org/officeDocument/2006/relationships/hyperlink" Target="https://docs.aws.amazon.com/amazondynamodb/latest/developerguide/specifying-conditions.htm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jayendrapatil.com/aws-dynamodb-accelerator-dax/"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jayendrapatil.com/aws-dynamodb-advanced/"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jayendrapatil.com/aws-dynamodb-secondary-indexes/"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8C13C2FF-6006-4358-B125-B9732723F2AD}"/>
      </w:docPartPr>
      <w:docPartBody>
        <w:p w:rsidR="00DD0607" w:rsidRDefault="00BD2958">
          <w:r w:rsidRPr="00F72E9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45A2C"/>
    <w:rsid w:val="00247AE5"/>
    <w:rsid w:val="002A5E1D"/>
    <w:rsid w:val="003811F4"/>
    <w:rsid w:val="00411B71"/>
    <w:rsid w:val="00424C62"/>
    <w:rsid w:val="0044312C"/>
    <w:rsid w:val="00475B76"/>
    <w:rsid w:val="004E7F35"/>
    <w:rsid w:val="006342FA"/>
    <w:rsid w:val="00652452"/>
    <w:rsid w:val="006E27B6"/>
    <w:rsid w:val="007F16B8"/>
    <w:rsid w:val="00867654"/>
    <w:rsid w:val="0096724E"/>
    <w:rsid w:val="00AA3A18"/>
    <w:rsid w:val="00AA4CA3"/>
    <w:rsid w:val="00AB0802"/>
    <w:rsid w:val="00AC166B"/>
    <w:rsid w:val="00BD2958"/>
    <w:rsid w:val="00C041E7"/>
    <w:rsid w:val="00DD0607"/>
    <w:rsid w:val="00ED1D86"/>
    <w:rsid w:val="00F76D95"/>
    <w:rsid w:val="00FB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9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BlogPostInfo xmlns="http://www.microsoft.com/Office/Word/BlogTool">
  <PostTitle>AWS DynamoDB</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3042</TotalTime>
  <Pages>1</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54</cp:revision>
  <dcterms:created xsi:type="dcterms:W3CDTF">2020-11-27T04:06:00Z</dcterms:created>
  <dcterms:modified xsi:type="dcterms:W3CDTF">2022-03-20T04:57:00Z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