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rPr>
          <w:sz w:val="22"/>
          <w:szCs w:val="20"/>
        </w:rPr>
      </w:sdtEndPr>
      <w:sdtContent>
        <w:sdt>
          <w:sdtPr>
            <w:rPr>
              <w:rFonts w:ascii="inherit" w:eastAsia="Times New Roman" w:hAnsi="inherit" w:cs="Times New Roman"/>
              <w:color w:val="666666"/>
              <w:kern w:val="36"/>
              <w:sz w:val="48"/>
              <w:szCs w:val="48"/>
              <w:bdr w:val="none" w:sz="0" w:space="0" w:color="auto" w:frame="1"/>
            </w:rPr>
            <w:alias w:val="Post Title"/>
            <w:id w:val="89512082"/>
            <w:placeholder>
              <w:docPart w:val="89512082"/>
            </w:placeholder>
            <w:dataBinding w:xpath="/ns0:BlogPostInfo/ns0:PostTitle" w:storeItemID="{5F329CAD-B019-4FA6-9FEF-74898909AD20}"/>
            <w:text/>
          </w:sdtPr>
          <w:sdtEndPr/>
          <w:sdtContent>
            <w:p w14:paraId="7BC141D6" w14:textId="4D045282" w:rsidR="00E947D7" w:rsidRDefault="00C22F4C">
              <w:pPr>
                <w:pStyle w:val="Publishwithline"/>
              </w:pPr>
              <w:r w:rsidRPr="00224892">
                <w:rPr>
                  <w:rFonts w:ascii="inherit" w:eastAsia="Times New Roman" w:hAnsi="inherit" w:cs="Times New Roman"/>
                  <w:color w:val="666666"/>
                  <w:kern w:val="36"/>
                  <w:sz w:val="48"/>
                  <w:szCs w:val="48"/>
                  <w:bdr w:val="none" w:sz="0" w:space="0" w:color="auto" w:frame="1"/>
                </w:rPr>
                <w:t>Amazon Machine Image – AMI</w:t>
              </w:r>
            </w:p>
          </w:sdtContent>
        </w:sdt>
        <w:p w14:paraId="4007A0B5" w14:textId="77777777" w:rsidR="00E947D7" w:rsidRDefault="00E947D7">
          <w:pPr>
            <w:pStyle w:val="underline"/>
          </w:pPr>
        </w:p>
        <w:p w14:paraId="3C777A2C" w14:textId="77777777" w:rsidR="00C22F4C" w:rsidRDefault="00017D08" w:rsidP="00C22F4C">
          <w:pPr>
            <w:numPr>
              <w:ilvl w:val="0"/>
              <w:numId w:val="34"/>
            </w:numPr>
            <w:shd w:val="clear" w:color="auto" w:fill="FFFFFF"/>
            <w:spacing w:after="0"/>
            <w:ind w:left="1125"/>
            <w:textAlignment w:val="baseline"/>
            <w:divId w:val="1213736252"/>
          </w:pPr>
        </w:p>
      </w:sdtContent>
    </w:sdt>
    <w:p w14:paraId="113AC6EF" w14:textId="2CE1BFEC" w:rsidR="009F4012" w:rsidRDefault="009F4012" w:rsidP="009F4012">
      <w:pPr>
        <w:shd w:val="clear" w:color="auto" w:fill="FFFFFF"/>
        <w:spacing w:after="0"/>
        <w:ind w:left="1125"/>
        <w:textAlignment w:val="baseline"/>
        <w:divId w:val="1213736252"/>
        <w:rPr>
          <w:rFonts w:ascii="inherit" w:hAnsi="inherit"/>
          <w:color w:val="666666"/>
          <w:sz w:val="27"/>
          <w:szCs w:val="27"/>
        </w:rPr>
      </w:pPr>
      <w:r>
        <w:rPr>
          <w:noProof/>
        </w:rPr>
        <w:drawing>
          <wp:inline distT="0" distB="0" distL="0" distR="0" wp14:anchorId="0E688497" wp14:editId="5AB35571">
            <wp:extent cx="10591800" cy="5419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591800" cy="5419725"/>
                    </a:xfrm>
                    <a:prstGeom prst="rect">
                      <a:avLst/>
                    </a:prstGeom>
                  </pic:spPr>
                </pic:pic>
              </a:graphicData>
            </a:graphic>
          </wp:inline>
        </w:drawing>
      </w:r>
    </w:p>
    <w:p w14:paraId="6B8C7B7A" w14:textId="13B8ED78" w:rsidR="009F4012" w:rsidRDefault="009F4012" w:rsidP="009F4012">
      <w:pPr>
        <w:shd w:val="clear" w:color="auto" w:fill="FFFFFF"/>
        <w:spacing w:after="0"/>
        <w:ind w:left="1125"/>
        <w:textAlignment w:val="baseline"/>
        <w:divId w:val="1213736252"/>
        <w:rPr>
          <w:rFonts w:ascii="inherit" w:hAnsi="inherit"/>
          <w:color w:val="666666"/>
          <w:sz w:val="27"/>
          <w:szCs w:val="27"/>
        </w:rPr>
      </w:pPr>
    </w:p>
    <w:p w14:paraId="387ADD20" w14:textId="1C5A231B" w:rsidR="009F4012" w:rsidRDefault="009F4012" w:rsidP="009F4012">
      <w:pPr>
        <w:shd w:val="clear" w:color="auto" w:fill="FFFFFF"/>
        <w:spacing w:after="0"/>
        <w:ind w:left="1125"/>
        <w:textAlignment w:val="baseline"/>
        <w:divId w:val="1213736252"/>
        <w:rPr>
          <w:rFonts w:ascii="inherit" w:hAnsi="inherit"/>
          <w:color w:val="666666"/>
          <w:sz w:val="27"/>
          <w:szCs w:val="27"/>
        </w:rPr>
      </w:pPr>
      <w:r>
        <w:rPr>
          <w:noProof/>
        </w:rPr>
        <w:drawing>
          <wp:inline distT="0" distB="0" distL="0" distR="0" wp14:anchorId="75CC69F5" wp14:editId="3E09E31A">
            <wp:extent cx="10325100" cy="5057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325100" cy="5057775"/>
                    </a:xfrm>
                    <a:prstGeom prst="rect">
                      <a:avLst/>
                    </a:prstGeom>
                  </pic:spPr>
                </pic:pic>
              </a:graphicData>
            </a:graphic>
          </wp:inline>
        </w:drawing>
      </w:r>
    </w:p>
    <w:p w14:paraId="4901814C" w14:textId="6518EA89" w:rsidR="009F4012" w:rsidRDefault="009F4012" w:rsidP="009F4012">
      <w:pPr>
        <w:shd w:val="clear" w:color="auto" w:fill="FFFFFF"/>
        <w:spacing w:after="0"/>
        <w:ind w:left="1125"/>
        <w:textAlignment w:val="baseline"/>
        <w:divId w:val="1213736252"/>
        <w:rPr>
          <w:rFonts w:ascii="inherit" w:hAnsi="inherit"/>
          <w:color w:val="666666"/>
          <w:sz w:val="27"/>
          <w:szCs w:val="27"/>
        </w:rPr>
      </w:pPr>
    </w:p>
    <w:p w14:paraId="07EA7DD6" w14:textId="44EAC58E" w:rsidR="009F4012" w:rsidRDefault="009F4012" w:rsidP="009F4012">
      <w:pPr>
        <w:shd w:val="clear" w:color="auto" w:fill="FFFFFF"/>
        <w:spacing w:after="0"/>
        <w:ind w:left="1125"/>
        <w:textAlignment w:val="baseline"/>
        <w:divId w:val="1213736252"/>
        <w:rPr>
          <w:rFonts w:ascii="inherit" w:hAnsi="inherit"/>
          <w:color w:val="666666"/>
          <w:sz w:val="27"/>
          <w:szCs w:val="27"/>
        </w:rPr>
      </w:pPr>
      <w:r>
        <w:rPr>
          <w:noProof/>
        </w:rPr>
        <w:drawing>
          <wp:inline distT="0" distB="0" distL="0" distR="0" wp14:anchorId="75EB263D" wp14:editId="5926E9F8">
            <wp:extent cx="10582275" cy="5553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582275" cy="5553075"/>
                    </a:xfrm>
                    <a:prstGeom prst="rect">
                      <a:avLst/>
                    </a:prstGeom>
                  </pic:spPr>
                </pic:pic>
              </a:graphicData>
            </a:graphic>
          </wp:inline>
        </w:drawing>
      </w:r>
    </w:p>
    <w:p w14:paraId="7DA9B917" w14:textId="76FCFE49" w:rsidR="009F4012" w:rsidRDefault="009F4012" w:rsidP="009F4012">
      <w:pPr>
        <w:shd w:val="clear" w:color="auto" w:fill="FFFFFF"/>
        <w:spacing w:after="0"/>
        <w:ind w:left="1125"/>
        <w:textAlignment w:val="baseline"/>
        <w:divId w:val="1213736252"/>
        <w:rPr>
          <w:rFonts w:ascii="inherit" w:hAnsi="inherit"/>
          <w:color w:val="666666"/>
          <w:sz w:val="27"/>
          <w:szCs w:val="27"/>
        </w:rPr>
      </w:pPr>
    </w:p>
    <w:p w14:paraId="62B42CAE" w14:textId="31527FC9" w:rsidR="009F4012" w:rsidRDefault="009F4012" w:rsidP="009F4012">
      <w:pPr>
        <w:shd w:val="clear" w:color="auto" w:fill="FFFFFF"/>
        <w:spacing w:after="0"/>
        <w:ind w:left="1125"/>
        <w:textAlignment w:val="baseline"/>
        <w:divId w:val="1213736252"/>
        <w:rPr>
          <w:rFonts w:ascii="inherit" w:hAnsi="inherit"/>
          <w:color w:val="666666"/>
          <w:sz w:val="27"/>
          <w:szCs w:val="27"/>
        </w:rPr>
      </w:pPr>
      <w:r>
        <w:rPr>
          <w:noProof/>
        </w:rPr>
        <w:drawing>
          <wp:inline distT="0" distB="0" distL="0" distR="0" wp14:anchorId="49A0A2F9" wp14:editId="3298F742">
            <wp:extent cx="10620375" cy="5448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620375" cy="5448300"/>
                    </a:xfrm>
                    <a:prstGeom prst="rect">
                      <a:avLst/>
                    </a:prstGeom>
                  </pic:spPr>
                </pic:pic>
              </a:graphicData>
            </a:graphic>
          </wp:inline>
        </w:drawing>
      </w:r>
    </w:p>
    <w:p w14:paraId="44FD0F92" w14:textId="0ED6F7C2" w:rsidR="009F4012" w:rsidRDefault="009F4012" w:rsidP="009F4012">
      <w:pPr>
        <w:shd w:val="clear" w:color="auto" w:fill="FFFFFF"/>
        <w:spacing w:after="0"/>
        <w:ind w:left="1125"/>
        <w:textAlignment w:val="baseline"/>
        <w:divId w:val="1213736252"/>
        <w:rPr>
          <w:rFonts w:ascii="inherit" w:hAnsi="inherit"/>
          <w:color w:val="666666"/>
          <w:sz w:val="27"/>
          <w:szCs w:val="27"/>
        </w:rPr>
      </w:pPr>
      <w:r>
        <w:rPr>
          <w:noProof/>
        </w:rPr>
        <w:drawing>
          <wp:inline distT="0" distB="0" distL="0" distR="0" wp14:anchorId="2276868E" wp14:editId="3814BE58">
            <wp:extent cx="10572750" cy="5705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572750" cy="5705475"/>
                    </a:xfrm>
                    <a:prstGeom prst="rect">
                      <a:avLst/>
                    </a:prstGeom>
                  </pic:spPr>
                </pic:pic>
              </a:graphicData>
            </a:graphic>
          </wp:inline>
        </w:drawing>
      </w:r>
    </w:p>
    <w:p w14:paraId="67EB9362" w14:textId="0F89B6AD" w:rsidR="009F4012" w:rsidRDefault="009F4012" w:rsidP="009F4012">
      <w:pPr>
        <w:shd w:val="clear" w:color="auto" w:fill="FFFFFF"/>
        <w:spacing w:after="0"/>
        <w:ind w:left="1125"/>
        <w:textAlignment w:val="baseline"/>
        <w:divId w:val="1213736252"/>
        <w:rPr>
          <w:rFonts w:ascii="inherit" w:hAnsi="inherit"/>
          <w:color w:val="666666"/>
          <w:sz w:val="27"/>
          <w:szCs w:val="27"/>
        </w:rPr>
      </w:pPr>
    </w:p>
    <w:p w14:paraId="3131D1E2" w14:textId="657AC7DB" w:rsidR="009F4012" w:rsidRDefault="009F4012" w:rsidP="009F4012">
      <w:pPr>
        <w:shd w:val="clear" w:color="auto" w:fill="FFFFFF"/>
        <w:spacing w:after="0"/>
        <w:ind w:left="1125"/>
        <w:textAlignment w:val="baseline"/>
        <w:divId w:val="1213736252"/>
        <w:rPr>
          <w:rFonts w:ascii="inherit" w:hAnsi="inherit"/>
          <w:color w:val="666666"/>
          <w:sz w:val="27"/>
          <w:szCs w:val="27"/>
        </w:rPr>
      </w:pPr>
      <w:r>
        <w:rPr>
          <w:noProof/>
        </w:rPr>
        <w:drawing>
          <wp:inline distT="0" distB="0" distL="0" distR="0" wp14:anchorId="32520349" wp14:editId="0F54E27C">
            <wp:extent cx="10315575" cy="5562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315575" cy="5562600"/>
                    </a:xfrm>
                    <a:prstGeom prst="rect">
                      <a:avLst/>
                    </a:prstGeom>
                  </pic:spPr>
                </pic:pic>
              </a:graphicData>
            </a:graphic>
          </wp:inline>
        </w:drawing>
      </w:r>
    </w:p>
    <w:p w14:paraId="0894E3EF" w14:textId="388CEBB1" w:rsidR="00C22F4C" w:rsidRPr="00B00292" w:rsidRDefault="00C22F4C" w:rsidP="00C22F4C">
      <w:pPr>
        <w:numPr>
          <w:ilvl w:val="0"/>
          <w:numId w:val="34"/>
        </w:numPr>
        <w:shd w:val="clear" w:color="auto" w:fill="FFFFFF"/>
        <w:spacing w:after="0"/>
        <w:ind w:left="1125"/>
        <w:textAlignment w:val="baseline"/>
        <w:divId w:val="1213736252"/>
        <w:rPr>
          <w:rFonts w:ascii="inherit" w:hAnsi="inherit"/>
          <w:color w:val="00B050"/>
          <w:sz w:val="27"/>
          <w:szCs w:val="27"/>
        </w:rPr>
      </w:pPr>
      <w:r w:rsidRPr="00B00292">
        <w:rPr>
          <w:rFonts w:ascii="inherit" w:hAnsi="inherit"/>
          <w:color w:val="00B050"/>
          <w:sz w:val="27"/>
          <w:szCs w:val="27"/>
        </w:rPr>
        <w:t>An Amazon Machine Image (AMI) provides the information required to launch an instance, which is a virtual server in the cloud.</w:t>
      </w:r>
    </w:p>
    <w:p w14:paraId="52F90EB5" w14:textId="77777777" w:rsidR="00C22F4C" w:rsidRPr="00B00292" w:rsidRDefault="00C22F4C" w:rsidP="00C22F4C">
      <w:pPr>
        <w:numPr>
          <w:ilvl w:val="0"/>
          <w:numId w:val="34"/>
        </w:numPr>
        <w:shd w:val="clear" w:color="auto" w:fill="FFFFFF"/>
        <w:spacing w:after="0"/>
        <w:ind w:left="1125"/>
        <w:textAlignment w:val="baseline"/>
        <w:divId w:val="1213736252"/>
        <w:rPr>
          <w:rFonts w:ascii="inherit" w:hAnsi="inherit"/>
          <w:color w:val="00B050"/>
          <w:sz w:val="27"/>
          <w:szCs w:val="27"/>
        </w:rPr>
      </w:pPr>
      <w:r w:rsidRPr="00B00292">
        <w:rPr>
          <w:rFonts w:ascii="inherit" w:hAnsi="inherit"/>
          <w:color w:val="00B050"/>
          <w:sz w:val="27"/>
          <w:szCs w:val="27"/>
        </w:rPr>
        <w:t xml:space="preserve">An AMI is basically </w:t>
      </w:r>
      <w:proofErr w:type="gramStart"/>
      <w:r w:rsidRPr="00B00292">
        <w:rPr>
          <w:rFonts w:ascii="inherit" w:hAnsi="inherit"/>
          <w:color w:val="00B050"/>
          <w:sz w:val="27"/>
          <w:szCs w:val="27"/>
        </w:rPr>
        <w:t>an</w:t>
      </w:r>
      <w:proofErr w:type="gramEnd"/>
      <w:r w:rsidRPr="00B00292">
        <w:rPr>
          <w:rFonts w:ascii="inherit" w:hAnsi="inherit"/>
          <w:color w:val="00B050"/>
          <w:sz w:val="27"/>
          <w:szCs w:val="27"/>
        </w:rPr>
        <w:t xml:space="preserve"> template and can be used to launch as many instances as needed</w:t>
      </w:r>
    </w:p>
    <w:p w14:paraId="37B60926" w14:textId="77777777" w:rsidR="00C22F4C" w:rsidRPr="00B00292" w:rsidRDefault="00C22F4C" w:rsidP="00C22F4C">
      <w:pPr>
        <w:numPr>
          <w:ilvl w:val="0"/>
          <w:numId w:val="34"/>
        </w:numPr>
        <w:shd w:val="clear" w:color="auto" w:fill="FFFFFF"/>
        <w:spacing w:after="0"/>
        <w:ind w:left="1125"/>
        <w:textAlignment w:val="baseline"/>
        <w:divId w:val="1213736252"/>
        <w:rPr>
          <w:rFonts w:ascii="inherit" w:hAnsi="inherit"/>
          <w:color w:val="00B050"/>
          <w:sz w:val="27"/>
          <w:szCs w:val="27"/>
        </w:rPr>
      </w:pPr>
      <w:r w:rsidRPr="00B00292">
        <w:rPr>
          <w:rFonts w:ascii="inherit" w:hAnsi="inherit"/>
          <w:color w:val="00B050"/>
          <w:sz w:val="27"/>
          <w:szCs w:val="27"/>
        </w:rPr>
        <w:t>Within an VPC, instances can be launched from as many different AMIs</w:t>
      </w:r>
    </w:p>
    <w:p w14:paraId="5D89D703" w14:textId="77777777" w:rsidR="00C22F4C" w:rsidRPr="00B00292" w:rsidRDefault="00C22F4C" w:rsidP="00C22F4C">
      <w:pPr>
        <w:numPr>
          <w:ilvl w:val="0"/>
          <w:numId w:val="34"/>
        </w:numPr>
        <w:shd w:val="clear" w:color="auto" w:fill="FFFFFF"/>
        <w:spacing w:after="0"/>
        <w:ind w:left="1125"/>
        <w:textAlignment w:val="baseline"/>
        <w:divId w:val="1213736252"/>
        <w:rPr>
          <w:rFonts w:ascii="inherit" w:hAnsi="inherit"/>
          <w:color w:val="00B050"/>
          <w:sz w:val="27"/>
          <w:szCs w:val="27"/>
        </w:rPr>
      </w:pPr>
      <w:r w:rsidRPr="00B00292">
        <w:rPr>
          <w:rFonts w:ascii="inherit" w:hAnsi="inherit"/>
          <w:color w:val="00B050"/>
          <w:sz w:val="27"/>
          <w:szCs w:val="27"/>
        </w:rPr>
        <w:t>An AMI includes the following:</w:t>
      </w:r>
    </w:p>
    <w:p w14:paraId="0C0A70A0" w14:textId="77777777" w:rsidR="00C22F4C" w:rsidRPr="00B00292" w:rsidRDefault="00C22F4C" w:rsidP="00C22F4C">
      <w:pPr>
        <w:numPr>
          <w:ilvl w:val="1"/>
          <w:numId w:val="34"/>
        </w:numPr>
        <w:shd w:val="clear" w:color="auto" w:fill="FFFFFF"/>
        <w:spacing w:after="0"/>
        <w:ind w:left="2250"/>
        <w:textAlignment w:val="baseline"/>
        <w:divId w:val="1213736252"/>
        <w:rPr>
          <w:rFonts w:ascii="inherit" w:hAnsi="inherit"/>
          <w:color w:val="00B050"/>
          <w:sz w:val="27"/>
          <w:szCs w:val="27"/>
        </w:rPr>
      </w:pPr>
      <w:r w:rsidRPr="00B00292">
        <w:rPr>
          <w:rFonts w:ascii="inherit" w:hAnsi="inherit"/>
          <w:color w:val="00B050"/>
          <w:sz w:val="27"/>
          <w:szCs w:val="27"/>
        </w:rPr>
        <w:t>One or more EBS snapshots, or, for instance-store-backed AMIs, a template for the root volume of the instance </w:t>
      </w:r>
      <w:r w:rsidRPr="00B00292">
        <w:rPr>
          <w:rStyle w:val="Emphasis"/>
          <w:rFonts w:ascii="inherit" w:hAnsi="inherit"/>
          <w:color w:val="00B050"/>
          <w:sz w:val="27"/>
          <w:szCs w:val="27"/>
          <w:bdr w:val="none" w:sz="0" w:space="0" w:color="auto" w:frame="1"/>
        </w:rPr>
        <w:t xml:space="preserve">for </w:t>
      </w:r>
      <w:proofErr w:type="spellStart"/>
      <w:r w:rsidRPr="00B00292">
        <w:rPr>
          <w:rStyle w:val="Emphasis"/>
          <w:rFonts w:ascii="inherit" w:hAnsi="inherit"/>
          <w:color w:val="00B050"/>
          <w:sz w:val="27"/>
          <w:szCs w:val="27"/>
          <w:bdr w:val="none" w:sz="0" w:space="0" w:color="auto" w:frame="1"/>
        </w:rPr>
        <w:t>e.g</w:t>
      </w:r>
      <w:proofErr w:type="spellEnd"/>
      <w:r w:rsidRPr="00B00292">
        <w:rPr>
          <w:rStyle w:val="Emphasis"/>
          <w:rFonts w:ascii="inherit" w:hAnsi="inherit"/>
          <w:color w:val="00B050"/>
          <w:sz w:val="27"/>
          <w:szCs w:val="27"/>
          <w:bdr w:val="none" w:sz="0" w:space="0" w:color="auto" w:frame="1"/>
        </w:rPr>
        <w:t>, an operating system, an application server, and applications</w:t>
      </w:r>
    </w:p>
    <w:p w14:paraId="078F5822" w14:textId="77777777" w:rsidR="00C22F4C" w:rsidRPr="00B00292" w:rsidRDefault="00C22F4C" w:rsidP="00C22F4C">
      <w:pPr>
        <w:numPr>
          <w:ilvl w:val="1"/>
          <w:numId w:val="34"/>
        </w:numPr>
        <w:shd w:val="clear" w:color="auto" w:fill="FFFFFF"/>
        <w:spacing w:after="0"/>
        <w:ind w:left="2250"/>
        <w:textAlignment w:val="baseline"/>
        <w:divId w:val="1213736252"/>
        <w:rPr>
          <w:rFonts w:ascii="inherit" w:hAnsi="inherit"/>
          <w:color w:val="00B050"/>
          <w:sz w:val="27"/>
          <w:szCs w:val="27"/>
        </w:rPr>
      </w:pPr>
      <w:r w:rsidRPr="00B00292">
        <w:rPr>
          <w:rFonts w:ascii="inherit" w:hAnsi="inherit"/>
          <w:color w:val="00B050"/>
          <w:sz w:val="27"/>
          <w:szCs w:val="27"/>
        </w:rPr>
        <w:t>Launch permissions that control which AWS accounts can use the AMI to launch instances </w:t>
      </w:r>
      <w:r w:rsidRPr="00B00292">
        <w:rPr>
          <w:rStyle w:val="Emphasis"/>
          <w:rFonts w:ascii="inherit" w:hAnsi="inherit"/>
          <w:color w:val="00B050"/>
          <w:sz w:val="27"/>
          <w:szCs w:val="27"/>
          <w:bdr w:val="none" w:sz="0" w:space="0" w:color="auto" w:frame="1"/>
        </w:rPr>
        <w:t>for e.g. AWS account ids whom the AMI is shared</w:t>
      </w:r>
    </w:p>
    <w:p w14:paraId="2134D80F" w14:textId="77777777" w:rsidR="00C22F4C" w:rsidRPr="00B00292" w:rsidRDefault="00C22F4C" w:rsidP="00C22F4C">
      <w:pPr>
        <w:numPr>
          <w:ilvl w:val="1"/>
          <w:numId w:val="34"/>
        </w:numPr>
        <w:shd w:val="clear" w:color="auto" w:fill="FFFFFF"/>
        <w:spacing w:after="0"/>
        <w:ind w:left="2250"/>
        <w:textAlignment w:val="baseline"/>
        <w:divId w:val="1213736252"/>
        <w:rPr>
          <w:rFonts w:ascii="inherit" w:hAnsi="inherit"/>
          <w:color w:val="00B050"/>
          <w:sz w:val="27"/>
          <w:szCs w:val="27"/>
        </w:rPr>
      </w:pPr>
      <w:r w:rsidRPr="00B00292">
        <w:rPr>
          <w:rFonts w:ascii="inherit" w:hAnsi="inherit"/>
          <w:color w:val="00B050"/>
          <w:sz w:val="27"/>
          <w:szCs w:val="27"/>
        </w:rPr>
        <w:t>A block device mapping that specifies the volumes to attach to the instance when it’s launched</w:t>
      </w:r>
    </w:p>
    <w:p w14:paraId="03518AC6" w14:textId="77777777" w:rsidR="00C22F4C" w:rsidRPr="00B00292" w:rsidRDefault="00C22F4C" w:rsidP="00C22F4C">
      <w:pPr>
        <w:numPr>
          <w:ilvl w:val="0"/>
          <w:numId w:val="34"/>
        </w:numPr>
        <w:shd w:val="clear" w:color="auto" w:fill="FFFFFF"/>
        <w:spacing w:after="0"/>
        <w:ind w:left="1125"/>
        <w:textAlignment w:val="baseline"/>
        <w:divId w:val="1213736252"/>
        <w:rPr>
          <w:rFonts w:ascii="inherit" w:hAnsi="inherit"/>
          <w:color w:val="00B050"/>
          <w:sz w:val="27"/>
          <w:szCs w:val="27"/>
        </w:rPr>
      </w:pPr>
      <w:r w:rsidRPr="00B00292">
        <w:rPr>
          <w:rFonts w:ascii="inherit" w:hAnsi="inherit"/>
          <w:color w:val="00B050"/>
          <w:sz w:val="27"/>
          <w:szCs w:val="27"/>
        </w:rPr>
        <w:t>AMIs can be either</w:t>
      </w:r>
    </w:p>
    <w:p w14:paraId="6A4580CE" w14:textId="77777777" w:rsidR="00C22F4C" w:rsidRPr="00B00292" w:rsidRDefault="00C22F4C" w:rsidP="00C22F4C">
      <w:pPr>
        <w:numPr>
          <w:ilvl w:val="1"/>
          <w:numId w:val="34"/>
        </w:numPr>
        <w:shd w:val="clear" w:color="auto" w:fill="FFFFFF"/>
        <w:spacing w:after="0"/>
        <w:ind w:left="2250"/>
        <w:textAlignment w:val="baseline"/>
        <w:divId w:val="1213736252"/>
        <w:rPr>
          <w:rFonts w:ascii="inherit" w:hAnsi="inherit"/>
          <w:color w:val="00B050"/>
          <w:sz w:val="27"/>
          <w:szCs w:val="27"/>
        </w:rPr>
      </w:pPr>
      <w:r w:rsidRPr="00B00292">
        <w:rPr>
          <w:rFonts w:ascii="inherit" w:hAnsi="inherit"/>
          <w:color w:val="00B050"/>
          <w:sz w:val="27"/>
          <w:szCs w:val="27"/>
        </w:rPr>
        <w:t xml:space="preserve">AWS managed, </w:t>
      </w:r>
      <w:proofErr w:type="gramStart"/>
      <w:r w:rsidRPr="00B00292">
        <w:rPr>
          <w:rFonts w:ascii="inherit" w:hAnsi="inherit"/>
          <w:color w:val="00B050"/>
          <w:sz w:val="27"/>
          <w:szCs w:val="27"/>
        </w:rPr>
        <w:t>provided</w:t>
      </w:r>
      <w:proofErr w:type="gramEnd"/>
      <w:r w:rsidRPr="00B00292">
        <w:rPr>
          <w:rFonts w:ascii="inherit" w:hAnsi="inherit"/>
          <w:color w:val="00B050"/>
          <w:sz w:val="27"/>
          <w:szCs w:val="27"/>
        </w:rPr>
        <w:t xml:space="preserve"> and published AMIs</w:t>
      </w:r>
    </w:p>
    <w:p w14:paraId="076B457E" w14:textId="77777777" w:rsidR="00C22F4C" w:rsidRPr="00B00292" w:rsidRDefault="00C22F4C" w:rsidP="00C22F4C">
      <w:pPr>
        <w:numPr>
          <w:ilvl w:val="1"/>
          <w:numId w:val="34"/>
        </w:numPr>
        <w:shd w:val="clear" w:color="auto" w:fill="FFFFFF"/>
        <w:spacing w:after="0"/>
        <w:ind w:left="2250"/>
        <w:textAlignment w:val="baseline"/>
        <w:divId w:val="1213736252"/>
        <w:rPr>
          <w:rFonts w:ascii="inherit" w:hAnsi="inherit"/>
          <w:color w:val="00B050"/>
          <w:sz w:val="27"/>
          <w:szCs w:val="27"/>
        </w:rPr>
      </w:pPr>
      <w:r w:rsidRPr="00B00292">
        <w:rPr>
          <w:rFonts w:ascii="inherit" w:hAnsi="inherit"/>
          <w:color w:val="00B050"/>
          <w:sz w:val="27"/>
          <w:szCs w:val="27"/>
        </w:rPr>
        <w:t>Third party or Community provided public custom AMIs</w:t>
      </w:r>
    </w:p>
    <w:p w14:paraId="3955B769" w14:textId="77777777" w:rsidR="00C22F4C" w:rsidRPr="00B00292" w:rsidRDefault="00C22F4C" w:rsidP="00C22F4C">
      <w:pPr>
        <w:numPr>
          <w:ilvl w:val="1"/>
          <w:numId w:val="34"/>
        </w:numPr>
        <w:shd w:val="clear" w:color="auto" w:fill="FFFFFF"/>
        <w:spacing w:after="0"/>
        <w:ind w:left="2250"/>
        <w:textAlignment w:val="baseline"/>
        <w:divId w:val="1213736252"/>
        <w:rPr>
          <w:rFonts w:ascii="inherit" w:hAnsi="inherit"/>
          <w:color w:val="00B050"/>
          <w:sz w:val="27"/>
          <w:szCs w:val="27"/>
        </w:rPr>
      </w:pPr>
      <w:r w:rsidRPr="00B00292">
        <w:rPr>
          <w:rFonts w:ascii="inherit" w:hAnsi="inherit"/>
          <w:color w:val="00B050"/>
          <w:sz w:val="27"/>
          <w:szCs w:val="27"/>
        </w:rPr>
        <w:t>Private AMIs created by other AWS accounts and shared with you</w:t>
      </w:r>
    </w:p>
    <w:p w14:paraId="2869F94F" w14:textId="77777777" w:rsidR="00C22F4C" w:rsidRPr="00B00292" w:rsidRDefault="00C22F4C" w:rsidP="00C22F4C">
      <w:pPr>
        <w:numPr>
          <w:ilvl w:val="1"/>
          <w:numId w:val="34"/>
        </w:numPr>
        <w:shd w:val="clear" w:color="auto" w:fill="FFFFFF"/>
        <w:spacing w:after="0"/>
        <w:ind w:left="2250"/>
        <w:textAlignment w:val="baseline"/>
        <w:divId w:val="1213736252"/>
        <w:rPr>
          <w:rFonts w:ascii="inherit" w:hAnsi="inherit"/>
          <w:color w:val="00B050"/>
          <w:sz w:val="27"/>
          <w:szCs w:val="27"/>
        </w:rPr>
      </w:pPr>
      <w:r w:rsidRPr="00B00292">
        <w:rPr>
          <w:rFonts w:ascii="inherit" w:hAnsi="inherit"/>
          <w:color w:val="00B050"/>
          <w:sz w:val="27"/>
          <w:szCs w:val="27"/>
        </w:rPr>
        <w:t>Private and Custom AMIs created by you</w:t>
      </w:r>
    </w:p>
    <w:p w14:paraId="048E0E17" w14:textId="77777777" w:rsidR="00C22F4C" w:rsidRDefault="00C22F4C">
      <w:pPr>
        <w:pStyle w:val="Heading2"/>
        <w:shd w:val="clear" w:color="auto" w:fill="FFFFFF"/>
        <w:spacing w:before="0"/>
        <w:textAlignment w:val="baseline"/>
        <w:divId w:val="1213736252"/>
        <w:rPr>
          <w:rFonts w:ascii="Georgia" w:hAnsi="Georgia"/>
          <w:b w:val="0"/>
          <w:bCs w:val="0"/>
          <w:color w:val="666666"/>
          <w:sz w:val="42"/>
          <w:szCs w:val="42"/>
        </w:rPr>
      </w:pPr>
      <w:r>
        <w:rPr>
          <w:rFonts w:ascii="inherit" w:hAnsi="inherit"/>
          <w:b w:val="0"/>
          <w:bCs w:val="0"/>
          <w:color w:val="666666"/>
          <w:sz w:val="42"/>
          <w:szCs w:val="42"/>
          <w:bdr w:val="none" w:sz="0" w:space="0" w:color="auto" w:frame="1"/>
        </w:rPr>
        <w:t>AMI Types</w:t>
      </w:r>
    </w:p>
    <w:p w14:paraId="58BF3948" w14:textId="77777777" w:rsidR="00C22F4C" w:rsidRPr="00B00292" w:rsidRDefault="00C22F4C" w:rsidP="00C22F4C">
      <w:pPr>
        <w:numPr>
          <w:ilvl w:val="0"/>
          <w:numId w:val="35"/>
        </w:numPr>
        <w:shd w:val="clear" w:color="auto" w:fill="FFFFFF"/>
        <w:spacing w:after="0"/>
        <w:ind w:left="1125"/>
        <w:textAlignment w:val="baseline"/>
        <w:divId w:val="1213736252"/>
        <w:rPr>
          <w:rFonts w:ascii="inherit" w:hAnsi="inherit"/>
          <w:color w:val="00B050"/>
          <w:sz w:val="27"/>
          <w:szCs w:val="27"/>
        </w:rPr>
      </w:pPr>
      <w:r w:rsidRPr="00B00292">
        <w:rPr>
          <w:rFonts w:ascii="inherit" w:hAnsi="inherit"/>
          <w:color w:val="00B050"/>
          <w:sz w:val="27"/>
          <w:szCs w:val="27"/>
        </w:rPr>
        <w:t>Region &amp; Availability Zone</w:t>
      </w:r>
    </w:p>
    <w:p w14:paraId="3B057073" w14:textId="77777777" w:rsidR="00C22F4C" w:rsidRPr="00B00292" w:rsidRDefault="00C22F4C" w:rsidP="00C22F4C">
      <w:pPr>
        <w:numPr>
          <w:ilvl w:val="1"/>
          <w:numId w:val="35"/>
        </w:numPr>
        <w:shd w:val="clear" w:color="auto" w:fill="FFFFFF"/>
        <w:spacing w:after="0"/>
        <w:ind w:left="2250"/>
        <w:textAlignment w:val="baseline"/>
        <w:divId w:val="1213736252"/>
        <w:rPr>
          <w:rFonts w:ascii="inherit" w:hAnsi="inherit"/>
          <w:color w:val="00B050"/>
          <w:sz w:val="27"/>
          <w:szCs w:val="27"/>
        </w:rPr>
      </w:pPr>
      <w:r w:rsidRPr="00B00292">
        <w:rPr>
          <w:rFonts w:ascii="inherit" w:hAnsi="inherit"/>
          <w:color w:val="00B050"/>
          <w:sz w:val="27"/>
          <w:szCs w:val="27"/>
        </w:rPr>
        <w:t>AMIs are specific to a region, but can be copied over to other regions</w:t>
      </w:r>
    </w:p>
    <w:p w14:paraId="5AB7B7D4" w14:textId="77777777" w:rsidR="00C22F4C" w:rsidRPr="00B00292" w:rsidRDefault="00C22F4C" w:rsidP="00C22F4C">
      <w:pPr>
        <w:numPr>
          <w:ilvl w:val="0"/>
          <w:numId w:val="35"/>
        </w:numPr>
        <w:shd w:val="clear" w:color="auto" w:fill="FFFFFF"/>
        <w:spacing w:after="0"/>
        <w:ind w:left="1125"/>
        <w:textAlignment w:val="baseline"/>
        <w:divId w:val="1213736252"/>
        <w:rPr>
          <w:rFonts w:ascii="inherit" w:hAnsi="inherit"/>
          <w:color w:val="00B050"/>
          <w:sz w:val="27"/>
          <w:szCs w:val="27"/>
        </w:rPr>
      </w:pPr>
      <w:r w:rsidRPr="00B00292">
        <w:rPr>
          <w:rFonts w:ascii="inherit" w:hAnsi="inherit"/>
          <w:color w:val="00B050"/>
          <w:sz w:val="27"/>
          <w:szCs w:val="27"/>
        </w:rPr>
        <w:t>Operating system</w:t>
      </w:r>
    </w:p>
    <w:p w14:paraId="551427DE" w14:textId="77777777" w:rsidR="00C22F4C" w:rsidRPr="00B00292" w:rsidRDefault="00C22F4C" w:rsidP="00C22F4C">
      <w:pPr>
        <w:numPr>
          <w:ilvl w:val="1"/>
          <w:numId w:val="35"/>
        </w:numPr>
        <w:shd w:val="clear" w:color="auto" w:fill="FFFFFF"/>
        <w:spacing w:after="0"/>
        <w:ind w:left="2250"/>
        <w:textAlignment w:val="baseline"/>
        <w:divId w:val="1213736252"/>
        <w:rPr>
          <w:rFonts w:ascii="inherit" w:hAnsi="inherit"/>
          <w:color w:val="00B050"/>
          <w:sz w:val="27"/>
          <w:szCs w:val="27"/>
        </w:rPr>
      </w:pPr>
      <w:r w:rsidRPr="00B00292">
        <w:rPr>
          <w:rFonts w:ascii="inherit" w:hAnsi="inherit"/>
          <w:color w:val="00B050"/>
          <w:sz w:val="27"/>
          <w:szCs w:val="27"/>
        </w:rPr>
        <w:t>AMIS are available in a variety of OS flavors </w:t>
      </w:r>
      <w:r w:rsidRPr="00B00292">
        <w:rPr>
          <w:rStyle w:val="Emphasis"/>
          <w:rFonts w:ascii="inherit" w:hAnsi="inherit"/>
          <w:color w:val="00B050"/>
          <w:sz w:val="27"/>
          <w:szCs w:val="27"/>
          <w:bdr w:val="none" w:sz="0" w:space="0" w:color="auto" w:frame="1"/>
        </w:rPr>
        <w:t xml:space="preserve">for e.g. </w:t>
      </w:r>
      <w:proofErr w:type="spellStart"/>
      <w:r w:rsidRPr="00B00292">
        <w:rPr>
          <w:rStyle w:val="Emphasis"/>
          <w:rFonts w:ascii="inherit" w:hAnsi="inherit"/>
          <w:color w:val="00B050"/>
          <w:sz w:val="27"/>
          <w:szCs w:val="27"/>
          <w:bdr w:val="none" w:sz="0" w:space="0" w:color="auto" w:frame="1"/>
        </w:rPr>
        <w:t>linux</w:t>
      </w:r>
      <w:proofErr w:type="spellEnd"/>
      <w:r w:rsidRPr="00B00292">
        <w:rPr>
          <w:rStyle w:val="Emphasis"/>
          <w:rFonts w:ascii="inherit" w:hAnsi="inherit"/>
          <w:color w:val="00B050"/>
          <w:sz w:val="27"/>
          <w:szCs w:val="27"/>
          <w:bdr w:val="none" w:sz="0" w:space="0" w:color="auto" w:frame="1"/>
        </w:rPr>
        <w:t xml:space="preserve">, windows, ubuntu </w:t>
      </w:r>
      <w:proofErr w:type="spellStart"/>
      <w:r w:rsidRPr="00B00292">
        <w:rPr>
          <w:rStyle w:val="Emphasis"/>
          <w:rFonts w:ascii="inherit" w:hAnsi="inherit"/>
          <w:color w:val="00B050"/>
          <w:sz w:val="27"/>
          <w:szCs w:val="27"/>
          <w:bdr w:val="none" w:sz="0" w:space="0" w:color="auto" w:frame="1"/>
        </w:rPr>
        <w:t>etc</w:t>
      </w:r>
      <w:proofErr w:type="spellEnd"/>
    </w:p>
    <w:p w14:paraId="014A400D" w14:textId="77777777" w:rsidR="00C22F4C" w:rsidRPr="00B00292" w:rsidRDefault="00C22F4C" w:rsidP="00C22F4C">
      <w:pPr>
        <w:numPr>
          <w:ilvl w:val="0"/>
          <w:numId w:val="35"/>
        </w:numPr>
        <w:shd w:val="clear" w:color="auto" w:fill="FFFFFF"/>
        <w:spacing w:after="0"/>
        <w:ind w:left="1125"/>
        <w:textAlignment w:val="baseline"/>
        <w:divId w:val="1213736252"/>
        <w:rPr>
          <w:rFonts w:ascii="inherit" w:hAnsi="inherit"/>
          <w:color w:val="00B050"/>
          <w:sz w:val="27"/>
          <w:szCs w:val="27"/>
        </w:rPr>
      </w:pPr>
      <w:r w:rsidRPr="00B00292">
        <w:rPr>
          <w:rFonts w:ascii="inherit" w:hAnsi="inherit"/>
          <w:color w:val="00B050"/>
          <w:sz w:val="27"/>
          <w:szCs w:val="27"/>
        </w:rPr>
        <w:t>Architecture (32-bit or 64-bit)</w:t>
      </w:r>
    </w:p>
    <w:p w14:paraId="1887E261" w14:textId="77777777" w:rsidR="00C22F4C" w:rsidRPr="00B00292" w:rsidRDefault="00C22F4C" w:rsidP="00C22F4C">
      <w:pPr>
        <w:numPr>
          <w:ilvl w:val="0"/>
          <w:numId w:val="35"/>
        </w:numPr>
        <w:shd w:val="clear" w:color="auto" w:fill="FFFFFF"/>
        <w:spacing w:after="0"/>
        <w:ind w:left="1125"/>
        <w:textAlignment w:val="baseline"/>
        <w:divId w:val="1213736252"/>
        <w:rPr>
          <w:rFonts w:ascii="inherit" w:hAnsi="inherit"/>
          <w:color w:val="00B050"/>
          <w:sz w:val="27"/>
          <w:szCs w:val="27"/>
        </w:rPr>
      </w:pPr>
      <w:r w:rsidRPr="00B00292">
        <w:rPr>
          <w:rFonts w:ascii="inherit" w:hAnsi="inherit"/>
          <w:color w:val="00B050"/>
          <w:sz w:val="27"/>
          <w:szCs w:val="27"/>
        </w:rPr>
        <w:t>Launch Permissions</w:t>
      </w:r>
    </w:p>
    <w:p w14:paraId="30046ACC" w14:textId="77777777" w:rsidR="00C22F4C" w:rsidRPr="00B00292" w:rsidRDefault="00C22F4C" w:rsidP="00C22F4C">
      <w:pPr>
        <w:numPr>
          <w:ilvl w:val="1"/>
          <w:numId w:val="35"/>
        </w:numPr>
        <w:shd w:val="clear" w:color="auto" w:fill="FFFFFF"/>
        <w:spacing w:after="0"/>
        <w:ind w:left="2250"/>
        <w:textAlignment w:val="baseline"/>
        <w:divId w:val="1213736252"/>
        <w:rPr>
          <w:rFonts w:ascii="inherit" w:hAnsi="inherit"/>
          <w:color w:val="00B050"/>
          <w:sz w:val="27"/>
          <w:szCs w:val="27"/>
        </w:rPr>
      </w:pPr>
      <w:r w:rsidRPr="00B00292">
        <w:rPr>
          <w:rFonts w:ascii="inherit" w:hAnsi="inherit"/>
          <w:color w:val="00B050"/>
          <w:sz w:val="27"/>
          <w:szCs w:val="27"/>
        </w:rPr>
        <w:t>Launch permissions define who has access to the AMI</w:t>
      </w:r>
    </w:p>
    <w:p w14:paraId="3481E4FF" w14:textId="77777777" w:rsidR="00C22F4C" w:rsidRPr="00B00292" w:rsidRDefault="00C22F4C" w:rsidP="00C22F4C">
      <w:pPr>
        <w:numPr>
          <w:ilvl w:val="2"/>
          <w:numId w:val="35"/>
        </w:numPr>
        <w:shd w:val="clear" w:color="auto" w:fill="FFFFFF"/>
        <w:spacing w:after="0"/>
        <w:ind w:left="3375"/>
        <w:textAlignment w:val="baseline"/>
        <w:divId w:val="1213736252"/>
        <w:rPr>
          <w:rFonts w:ascii="inherit" w:hAnsi="inherit"/>
          <w:color w:val="00B050"/>
          <w:sz w:val="27"/>
          <w:szCs w:val="27"/>
        </w:rPr>
      </w:pPr>
      <w:r w:rsidRPr="00B00292">
        <w:rPr>
          <w:rFonts w:ascii="inherit" w:hAnsi="inherit"/>
          <w:color w:val="00B050"/>
          <w:sz w:val="27"/>
          <w:szCs w:val="27"/>
        </w:rPr>
        <w:t>Public – Accessible to all AWS accounts</w:t>
      </w:r>
    </w:p>
    <w:p w14:paraId="763AD467" w14:textId="77777777" w:rsidR="00C22F4C" w:rsidRPr="00B00292" w:rsidRDefault="00C22F4C" w:rsidP="00C22F4C">
      <w:pPr>
        <w:numPr>
          <w:ilvl w:val="2"/>
          <w:numId w:val="35"/>
        </w:numPr>
        <w:shd w:val="clear" w:color="auto" w:fill="FFFFFF"/>
        <w:spacing w:after="0"/>
        <w:ind w:left="3375"/>
        <w:textAlignment w:val="baseline"/>
        <w:divId w:val="1213736252"/>
        <w:rPr>
          <w:rFonts w:ascii="inherit" w:hAnsi="inherit"/>
          <w:color w:val="00B050"/>
          <w:sz w:val="27"/>
          <w:szCs w:val="27"/>
        </w:rPr>
      </w:pPr>
      <w:r w:rsidRPr="00B00292">
        <w:rPr>
          <w:rFonts w:ascii="inherit" w:hAnsi="inherit"/>
          <w:color w:val="00B050"/>
          <w:sz w:val="27"/>
          <w:szCs w:val="27"/>
        </w:rPr>
        <w:t>Explicit – Shared with specific AWS accounts</w:t>
      </w:r>
    </w:p>
    <w:p w14:paraId="49F359BB" w14:textId="77777777" w:rsidR="00C22F4C" w:rsidRPr="00B00292" w:rsidRDefault="00C22F4C" w:rsidP="00C22F4C">
      <w:pPr>
        <w:numPr>
          <w:ilvl w:val="2"/>
          <w:numId w:val="35"/>
        </w:numPr>
        <w:shd w:val="clear" w:color="auto" w:fill="FFFFFF"/>
        <w:spacing w:after="0"/>
        <w:ind w:left="3375"/>
        <w:textAlignment w:val="baseline"/>
        <w:divId w:val="1213736252"/>
        <w:rPr>
          <w:rFonts w:ascii="inherit" w:hAnsi="inherit"/>
          <w:color w:val="00B050"/>
          <w:sz w:val="27"/>
          <w:szCs w:val="27"/>
        </w:rPr>
      </w:pPr>
      <w:r w:rsidRPr="00B00292">
        <w:rPr>
          <w:rFonts w:ascii="inherit" w:hAnsi="inherit"/>
          <w:color w:val="00B050"/>
          <w:sz w:val="27"/>
          <w:szCs w:val="27"/>
        </w:rPr>
        <w:t>Private/Implicit – Owned and available for AMI creator account only</w:t>
      </w:r>
    </w:p>
    <w:p w14:paraId="17C64928" w14:textId="77777777" w:rsidR="00C22F4C" w:rsidRDefault="00C22F4C" w:rsidP="00C22F4C">
      <w:pPr>
        <w:numPr>
          <w:ilvl w:val="0"/>
          <w:numId w:val="35"/>
        </w:numPr>
        <w:shd w:val="clear" w:color="auto" w:fill="FFFFFF"/>
        <w:spacing w:after="0"/>
        <w:ind w:left="1125"/>
        <w:textAlignment w:val="baseline"/>
        <w:divId w:val="1213736252"/>
        <w:rPr>
          <w:rFonts w:ascii="inherit" w:hAnsi="inherit"/>
          <w:color w:val="666666"/>
          <w:sz w:val="27"/>
          <w:szCs w:val="27"/>
        </w:rPr>
      </w:pPr>
      <w:r>
        <w:rPr>
          <w:rFonts w:ascii="inherit" w:hAnsi="inherit"/>
          <w:color w:val="666666"/>
          <w:sz w:val="27"/>
          <w:szCs w:val="27"/>
        </w:rPr>
        <w:t>Root device storage</w:t>
      </w:r>
    </w:p>
    <w:p w14:paraId="2CF13E6D" w14:textId="77777777" w:rsidR="00C22F4C" w:rsidRPr="00B00292" w:rsidRDefault="00C22F4C" w:rsidP="00C22F4C">
      <w:pPr>
        <w:numPr>
          <w:ilvl w:val="1"/>
          <w:numId w:val="35"/>
        </w:numPr>
        <w:shd w:val="clear" w:color="auto" w:fill="FFFFFF"/>
        <w:spacing w:after="0"/>
        <w:ind w:left="2250"/>
        <w:textAlignment w:val="baseline"/>
        <w:divId w:val="1213736252"/>
        <w:rPr>
          <w:rFonts w:ascii="inherit" w:hAnsi="inherit"/>
          <w:color w:val="00B050"/>
          <w:sz w:val="27"/>
          <w:szCs w:val="27"/>
        </w:rPr>
      </w:pPr>
      <w:r w:rsidRPr="00B00292">
        <w:rPr>
          <w:rFonts w:ascii="inherit" w:hAnsi="inherit"/>
          <w:color w:val="00B050"/>
          <w:sz w:val="27"/>
          <w:szCs w:val="27"/>
        </w:rPr>
        <w:t>AMIs can have EBS or Instance store as the root device storage</w:t>
      </w:r>
    </w:p>
    <w:p w14:paraId="3DF4AC98" w14:textId="77777777" w:rsidR="00C22F4C" w:rsidRPr="00B00292" w:rsidRDefault="00C22F4C" w:rsidP="00C22F4C">
      <w:pPr>
        <w:numPr>
          <w:ilvl w:val="1"/>
          <w:numId w:val="35"/>
        </w:numPr>
        <w:shd w:val="clear" w:color="auto" w:fill="FFFFFF"/>
        <w:spacing w:after="0"/>
        <w:ind w:left="2250"/>
        <w:textAlignment w:val="baseline"/>
        <w:divId w:val="1213736252"/>
        <w:rPr>
          <w:rFonts w:ascii="inherit" w:hAnsi="inherit"/>
          <w:color w:val="00B050"/>
          <w:sz w:val="27"/>
          <w:szCs w:val="27"/>
        </w:rPr>
      </w:pPr>
      <w:r w:rsidRPr="00B00292">
        <w:rPr>
          <w:rFonts w:ascii="inherit" w:hAnsi="inherit"/>
          <w:color w:val="00B050"/>
          <w:sz w:val="27"/>
          <w:szCs w:val="27"/>
        </w:rPr>
        <w:t>EBS backed</w:t>
      </w:r>
    </w:p>
    <w:p w14:paraId="6E8E2A9E" w14:textId="77777777" w:rsidR="00C22F4C" w:rsidRPr="00B00292" w:rsidRDefault="00C22F4C" w:rsidP="00C22F4C">
      <w:pPr>
        <w:numPr>
          <w:ilvl w:val="2"/>
          <w:numId w:val="35"/>
        </w:numPr>
        <w:shd w:val="clear" w:color="auto" w:fill="FFFFFF"/>
        <w:spacing w:after="0"/>
        <w:ind w:left="3375"/>
        <w:textAlignment w:val="baseline"/>
        <w:divId w:val="1213736252"/>
        <w:rPr>
          <w:rFonts w:ascii="inherit" w:hAnsi="inherit"/>
          <w:color w:val="00B050"/>
          <w:sz w:val="27"/>
          <w:szCs w:val="27"/>
        </w:rPr>
      </w:pPr>
      <w:r w:rsidRPr="00B00292">
        <w:rPr>
          <w:rFonts w:ascii="inherit" w:hAnsi="inherit"/>
          <w:color w:val="00B050"/>
          <w:sz w:val="27"/>
          <w:szCs w:val="27"/>
        </w:rPr>
        <w:t>EBS volume are independent of the EC2 instance lifecycle and can persist independently</w:t>
      </w:r>
    </w:p>
    <w:p w14:paraId="5F05E2B6" w14:textId="77777777" w:rsidR="00C22F4C" w:rsidRPr="00B00292" w:rsidRDefault="00C22F4C" w:rsidP="00C22F4C">
      <w:pPr>
        <w:numPr>
          <w:ilvl w:val="2"/>
          <w:numId w:val="35"/>
        </w:numPr>
        <w:shd w:val="clear" w:color="auto" w:fill="FFFFFF"/>
        <w:spacing w:after="0"/>
        <w:ind w:left="3375"/>
        <w:textAlignment w:val="baseline"/>
        <w:divId w:val="1213736252"/>
        <w:rPr>
          <w:rFonts w:ascii="inherit" w:hAnsi="inherit"/>
          <w:color w:val="00B050"/>
          <w:sz w:val="27"/>
          <w:szCs w:val="27"/>
        </w:rPr>
      </w:pPr>
      <w:r w:rsidRPr="00B00292">
        <w:rPr>
          <w:rFonts w:ascii="inherit" w:hAnsi="inherit"/>
          <w:color w:val="00B050"/>
          <w:sz w:val="27"/>
          <w:szCs w:val="27"/>
        </w:rPr>
        <w:t>EBS backed instances can be stopped without losing the volumes</w:t>
      </w:r>
    </w:p>
    <w:p w14:paraId="7FD74EEF" w14:textId="77777777" w:rsidR="00C22F4C" w:rsidRPr="00B00292" w:rsidRDefault="00C22F4C" w:rsidP="00C22F4C">
      <w:pPr>
        <w:numPr>
          <w:ilvl w:val="2"/>
          <w:numId w:val="35"/>
        </w:numPr>
        <w:shd w:val="clear" w:color="auto" w:fill="FFFFFF"/>
        <w:spacing w:after="0"/>
        <w:ind w:left="3375"/>
        <w:textAlignment w:val="baseline"/>
        <w:divId w:val="1213736252"/>
        <w:rPr>
          <w:rFonts w:ascii="inherit" w:hAnsi="inherit"/>
          <w:color w:val="00B050"/>
          <w:sz w:val="27"/>
          <w:szCs w:val="27"/>
        </w:rPr>
      </w:pPr>
      <w:r w:rsidRPr="00B00292">
        <w:rPr>
          <w:rFonts w:ascii="inherit" w:hAnsi="inherit"/>
          <w:color w:val="00B050"/>
          <w:sz w:val="27"/>
          <w:szCs w:val="27"/>
        </w:rPr>
        <w:t xml:space="preserve">EBS instance can also be persist without losing the volumes on instance termination, if the Delete </w:t>
      </w:r>
      <w:proofErr w:type="gramStart"/>
      <w:r w:rsidRPr="00B00292">
        <w:rPr>
          <w:rFonts w:ascii="inherit" w:hAnsi="inherit"/>
          <w:color w:val="00B050"/>
          <w:sz w:val="27"/>
          <w:szCs w:val="27"/>
        </w:rPr>
        <w:t>On</w:t>
      </w:r>
      <w:proofErr w:type="gramEnd"/>
      <w:r w:rsidRPr="00B00292">
        <w:rPr>
          <w:rFonts w:ascii="inherit" w:hAnsi="inherit"/>
          <w:color w:val="00B050"/>
          <w:sz w:val="27"/>
          <w:szCs w:val="27"/>
        </w:rPr>
        <w:t xml:space="preserve"> Termination flag is disabled</w:t>
      </w:r>
    </w:p>
    <w:p w14:paraId="01FC1978" w14:textId="77777777" w:rsidR="00C22F4C" w:rsidRPr="00B00292" w:rsidRDefault="00C22F4C" w:rsidP="00C22F4C">
      <w:pPr>
        <w:numPr>
          <w:ilvl w:val="2"/>
          <w:numId w:val="35"/>
        </w:numPr>
        <w:shd w:val="clear" w:color="auto" w:fill="FFFFFF"/>
        <w:spacing w:after="0"/>
        <w:ind w:left="3375"/>
        <w:textAlignment w:val="baseline"/>
        <w:divId w:val="1213736252"/>
        <w:rPr>
          <w:rFonts w:ascii="inherit" w:hAnsi="inherit"/>
          <w:color w:val="00B050"/>
          <w:sz w:val="27"/>
          <w:szCs w:val="27"/>
        </w:rPr>
      </w:pPr>
      <w:r w:rsidRPr="00B00292">
        <w:rPr>
          <w:rFonts w:ascii="inherit" w:hAnsi="inherit"/>
          <w:color w:val="00B050"/>
          <w:sz w:val="27"/>
          <w:szCs w:val="27"/>
        </w:rPr>
        <w:t>EBS backed instances boot up much faster than the Instance store backed instances as only the parts required to boot the instance needs to be retrieved from the snapshot before the instance is made available</w:t>
      </w:r>
    </w:p>
    <w:p w14:paraId="3F69C0C6" w14:textId="77777777" w:rsidR="00C22F4C" w:rsidRPr="00B00292" w:rsidRDefault="00C22F4C" w:rsidP="00C22F4C">
      <w:pPr>
        <w:numPr>
          <w:ilvl w:val="2"/>
          <w:numId w:val="35"/>
        </w:numPr>
        <w:shd w:val="clear" w:color="auto" w:fill="FFFFFF"/>
        <w:spacing w:after="0"/>
        <w:ind w:left="3375"/>
        <w:textAlignment w:val="baseline"/>
        <w:divId w:val="1213736252"/>
        <w:rPr>
          <w:rFonts w:ascii="inherit" w:hAnsi="inherit"/>
          <w:color w:val="00B050"/>
          <w:sz w:val="27"/>
          <w:szCs w:val="27"/>
        </w:rPr>
      </w:pPr>
      <w:r w:rsidRPr="00B00292">
        <w:rPr>
          <w:rFonts w:ascii="inherit" w:hAnsi="inherit"/>
          <w:color w:val="00B050"/>
          <w:sz w:val="27"/>
          <w:szCs w:val="27"/>
        </w:rPr>
        <w:t>AMI creation is much easier for AMIs backed by Amazon EBS. The </w:t>
      </w:r>
      <w:proofErr w:type="spellStart"/>
      <w:r w:rsidRPr="00B00292">
        <w:rPr>
          <w:rStyle w:val="s1"/>
          <w:rFonts w:ascii="inherit" w:hAnsi="inherit"/>
          <w:color w:val="00B050"/>
          <w:sz w:val="27"/>
          <w:szCs w:val="27"/>
          <w:bdr w:val="none" w:sz="0" w:space="0" w:color="auto" w:frame="1"/>
        </w:rPr>
        <w:t>CreateImage</w:t>
      </w:r>
      <w:proofErr w:type="spellEnd"/>
      <w:r w:rsidRPr="00B00292">
        <w:rPr>
          <w:rStyle w:val="s1"/>
          <w:rFonts w:ascii="inherit" w:hAnsi="inherit"/>
          <w:color w:val="00B050"/>
          <w:sz w:val="27"/>
          <w:szCs w:val="27"/>
          <w:bdr w:val="none" w:sz="0" w:space="0" w:color="auto" w:frame="1"/>
        </w:rPr>
        <w:t> </w:t>
      </w:r>
      <w:r w:rsidRPr="00B00292">
        <w:rPr>
          <w:rFonts w:ascii="inherit" w:hAnsi="inherit"/>
          <w:color w:val="00B050"/>
          <w:sz w:val="27"/>
          <w:szCs w:val="27"/>
        </w:rPr>
        <w:t>API action creates your Amazon EBS-backed AMI and registers it</w:t>
      </w:r>
    </w:p>
    <w:p w14:paraId="57153DE7" w14:textId="77777777" w:rsidR="00C22F4C" w:rsidRPr="00B00292" w:rsidRDefault="00C22F4C" w:rsidP="00C22F4C">
      <w:pPr>
        <w:numPr>
          <w:ilvl w:val="1"/>
          <w:numId w:val="35"/>
        </w:numPr>
        <w:shd w:val="clear" w:color="auto" w:fill="FFFFFF"/>
        <w:spacing w:after="0"/>
        <w:ind w:left="2250"/>
        <w:textAlignment w:val="baseline"/>
        <w:divId w:val="1213736252"/>
        <w:rPr>
          <w:rFonts w:ascii="inherit" w:hAnsi="inherit"/>
          <w:color w:val="00B050"/>
          <w:sz w:val="27"/>
          <w:szCs w:val="27"/>
        </w:rPr>
      </w:pPr>
      <w:r w:rsidRPr="00B00292">
        <w:rPr>
          <w:rFonts w:ascii="inherit" w:hAnsi="inherit"/>
          <w:color w:val="00B050"/>
          <w:sz w:val="27"/>
          <w:szCs w:val="27"/>
        </w:rPr>
        <w:t>Instance Store backed</w:t>
      </w:r>
    </w:p>
    <w:p w14:paraId="64F4ACD2" w14:textId="77777777" w:rsidR="00C22F4C" w:rsidRPr="00B00292" w:rsidRDefault="00C22F4C" w:rsidP="00C22F4C">
      <w:pPr>
        <w:numPr>
          <w:ilvl w:val="2"/>
          <w:numId w:val="35"/>
        </w:numPr>
        <w:shd w:val="clear" w:color="auto" w:fill="FFFFFF"/>
        <w:spacing w:after="0"/>
        <w:ind w:left="3375"/>
        <w:textAlignment w:val="baseline"/>
        <w:divId w:val="1213736252"/>
        <w:rPr>
          <w:rFonts w:ascii="inherit" w:hAnsi="inherit"/>
          <w:color w:val="00B050"/>
          <w:sz w:val="27"/>
          <w:szCs w:val="27"/>
        </w:rPr>
      </w:pPr>
      <w:r w:rsidRPr="00B00292">
        <w:rPr>
          <w:rFonts w:ascii="inherit" w:hAnsi="inherit"/>
          <w:color w:val="00B050"/>
          <w:sz w:val="27"/>
          <w:szCs w:val="27"/>
        </w:rPr>
        <w:t>Instance store is an ephemeral storage and is dependent on the lifecycle of the Instance</w:t>
      </w:r>
    </w:p>
    <w:p w14:paraId="1996CF54" w14:textId="77777777" w:rsidR="00C22F4C" w:rsidRPr="00B00292" w:rsidRDefault="00C22F4C" w:rsidP="00C22F4C">
      <w:pPr>
        <w:numPr>
          <w:ilvl w:val="2"/>
          <w:numId w:val="35"/>
        </w:numPr>
        <w:shd w:val="clear" w:color="auto" w:fill="FFFFFF"/>
        <w:spacing w:after="0"/>
        <w:ind w:left="3375"/>
        <w:textAlignment w:val="baseline"/>
        <w:divId w:val="1213736252"/>
        <w:rPr>
          <w:rFonts w:ascii="inherit" w:hAnsi="inherit"/>
          <w:color w:val="00B050"/>
          <w:sz w:val="27"/>
          <w:szCs w:val="27"/>
        </w:rPr>
      </w:pPr>
      <w:r w:rsidRPr="00B00292">
        <w:rPr>
          <w:rFonts w:ascii="inherit" w:hAnsi="inherit"/>
          <w:color w:val="00B050"/>
          <w:sz w:val="27"/>
          <w:szCs w:val="27"/>
        </w:rPr>
        <w:t>Instance store is deleted if the instance is terminated or if the EBS backed instance, with attached instance store volumes, is stopped</w:t>
      </w:r>
    </w:p>
    <w:p w14:paraId="499C9797" w14:textId="77777777" w:rsidR="00C22F4C" w:rsidRPr="00B00292" w:rsidRDefault="00C22F4C" w:rsidP="00C22F4C">
      <w:pPr>
        <w:numPr>
          <w:ilvl w:val="2"/>
          <w:numId w:val="35"/>
        </w:numPr>
        <w:shd w:val="clear" w:color="auto" w:fill="FFFFFF"/>
        <w:spacing w:after="0"/>
        <w:ind w:left="3375"/>
        <w:textAlignment w:val="baseline"/>
        <w:divId w:val="1213736252"/>
        <w:rPr>
          <w:rFonts w:ascii="inherit" w:hAnsi="inherit"/>
          <w:color w:val="00B050"/>
          <w:sz w:val="27"/>
          <w:szCs w:val="27"/>
        </w:rPr>
      </w:pPr>
      <w:r w:rsidRPr="00B00292">
        <w:rPr>
          <w:rFonts w:ascii="inherit" w:hAnsi="inherit"/>
          <w:color w:val="00B050"/>
          <w:sz w:val="27"/>
          <w:szCs w:val="27"/>
        </w:rPr>
        <w:t>Instance store volumes cannot be stopped</w:t>
      </w:r>
    </w:p>
    <w:p w14:paraId="1770600A" w14:textId="77777777" w:rsidR="00C22F4C" w:rsidRPr="00B00292" w:rsidRDefault="00C22F4C" w:rsidP="00C22F4C">
      <w:pPr>
        <w:numPr>
          <w:ilvl w:val="2"/>
          <w:numId w:val="35"/>
        </w:numPr>
        <w:shd w:val="clear" w:color="auto" w:fill="FFFFFF"/>
        <w:spacing w:after="0"/>
        <w:ind w:left="3375"/>
        <w:textAlignment w:val="baseline"/>
        <w:divId w:val="1213736252"/>
        <w:rPr>
          <w:rFonts w:ascii="inherit" w:hAnsi="inherit"/>
          <w:color w:val="00B050"/>
          <w:sz w:val="27"/>
          <w:szCs w:val="27"/>
        </w:rPr>
      </w:pPr>
      <w:r w:rsidRPr="00B00292">
        <w:rPr>
          <w:rFonts w:ascii="inherit" w:hAnsi="inherit"/>
          <w:color w:val="00B050"/>
          <w:sz w:val="27"/>
          <w:szCs w:val="27"/>
        </w:rPr>
        <w:t xml:space="preserve">Instance store volumes have their AMI in S3 and have higher boot times compared to EBS backed instances, as all the parts </w:t>
      </w:r>
      <w:proofErr w:type="gramStart"/>
      <w:r w:rsidRPr="00B00292">
        <w:rPr>
          <w:rFonts w:ascii="inherit" w:hAnsi="inherit"/>
          <w:color w:val="00B050"/>
          <w:sz w:val="27"/>
          <w:szCs w:val="27"/>
        </w:rPr>
        <w:t>have to</w:t>
      </w:r>
      <w:proofErr w:type="gramEnd"/>
      <w:r w:rsidRPr="00B00292">
        <w:rPr>
          <w:rFonts w:ascii="inherit" w:hAnsi="inherit"/>
          <w:color w:val="00B050"/>
          <w:sz w:val="27"/>
          <w:szCs w:val="27"/>
        </w:rPr>
        <w:t xml:space="preserve"> be retrieved from Amazon S3 before the instance is made available</w:t>
      </w:r>
    </w:p>
    <w:p w14:paraId="4D210D7D" w14:textId="77777777" w:rsidR="00C22F4C" w:rsidRPr="00B00292" w:rsidRDefault="00C22F4C" w:rsidP="00C22F4C">
      <w:pPr>
        <w:numPr>
          <w:ilvl w:val="2"/>
          <w:numId w:val="35"/>
        </w:numPr>
        <w:shd w:val="clear" w:color="auto" w:fill="FFFFFF"/>
        <w:spacing w:after="0"/>
        <w:ind w:left="3375"/>
        <w:textAlignment w:val="baseline"/>
        <w:divId w:val="1213736252"/>
        <w:rPr>
          <w:rFonts w:ascii="inherit" w:hAnsi="inherit"/>
          <w:color w:val="00B050"/>
          <w:sz w:val="27"/>
          <w:szCs w:val="27"/>
        </w:rPr>
      </w:pPr>
      <w:r w:rsidRPr="00B00292">
        <w:rPr>
          <w:rFonts w:ascii="inherit" w:hAnsi="inherit"/>
          <w:color w:val="00B050"/>
          <w:sz w:val="27"/>
          <w:szCs w:val="27"/>
        </w:rPr>
        <w:t>To create Linux AMIs backed by instance store, you must create an AMI from your instance on the instance itself using the Amazon EC2 AMI tools.</w:t>
      </w:r>
    </w:p>
    <w:p w14:paraId="080F548C" w14:textId="77777777" w:rsidR="00C22F4C" w:rsidRDefault="00C22F4C">
      <w:pPr>
        <w:pStyle w:val="NormalWeb"/>
        <w:shd w:val="clear" w:color="auto" w:fill="FFFFFF"/>
        <w:spacing w:after="0"/>
        <w:textAlignment w:val="baseline"/>
        <w:divId w:val="1213736252"/>
        <w:rPr>
          <w:rFonts w:ascii="Georgia" w:hAnsi="Georgia"/>
          <w:color w:val="666666"/>
          <w:sz w:val="27"/>
          <w:szCs w:val="27"/>
        </w:rPr>
      </w:pPr>
      <w:r>
        <w:rPr>
          <w:rFonts w:ascii="Georgia" w:hAnsi="Georgia"/>
          <w:color w:val="666666"/>
          <w:sz w:val="27"/>
          <w:szCs w:val="27"/>
        </w:rPr>
        <w:t>More detailed @ </w:t>
      </w:r>
      <w:hyperlink r:id="rId15" w:history="1">
        <w:r>
          <w:rPr>
            <w:rStyle w:val="Hyperlink"/>
            <w:rFonts w:ascii="inherit" w:hAnsi="inherit"/>
            <w:color w:val="1C7C7C"/>
            <w:sz w:val="27"/>
            <w:szCs w:val="27"/>
            <w:bdr w:val="none" w:sz="0" w:space="0" w:color="auto" w:frame="1"/>
          </w:rPr>
          <w:t>EBS vs Instance Store</w:t>
        </w:r>
      </w:hyperlink>
    </w:p>
    <w:p w14:paraId="4F2B340F" w14:textId="3B16F041" w:rsidR="00C22F4C" w:rsidRDefault="00C22F4C">
      <w:pPr>
        <w:pStyle w:val="Heading2"/>
        <w:shd w:val="clear" w:color="auto" w:fill="FFFFFF"/>
        <w:spacing w:before="0"/>
        <w:textAlignment w:val="baseline"/>
        <w:divId w:val="1213736252"/>
        <w:rPr>
          <w:rFonts w:ascii="inherit" w:hAnsi="inherit"/>
          <w:b w:val="0"/>
          <w:bCs w:val="0"/>
          <w:color w:val="666666"/>
          <w:sz w:val="42"/>
          <w:szCs w:val="42"/>
          <w:bdr w:val="none" w:sz="0" w:space="0" w:color="auto" w:frame="1"/>
        </w:rPr>
      </w:pPr>
      <w:r>
        <w:rPr>
          <w:rFonts w:ascii="inherit" w:hAnsi="inherit"/>
          <w:b w:val="0"/>
          <w:bCs w:val="0"/>
          <w:color w:val="666666"/>
          <w:sz w:val="42"/>
          <w:szCs w:val="42"/>
          <w:bdr w:val="none" w:sz="0" w:space="0" w:color="auto" w:frame="1"/>
        </w:rPr>
        <w:t>Linux Virtualization Types</w:t>
      </w:r>
    </w:p>
    <w:p w14:paraId="7A0BCFC4" w14:textId="322E9075" w:rsidR="00B00292" w:rsidRDefault="00B00292" w:rsidP="00B00292">
      <w:pPr>
        <w:divId w:val="1213736252"/>
      </w:pPr>
    </w:p>
    <w:p w14:paraId="3F68B4E4" w14:textId="06EB57E8" w:rsidR="00B00292" w:rsidRPr="00B00292" w:rsidRDefault="00B00292" w:rsidP="00B00292">
      <w:pPr>
        <w:divId w:val="1213736252"/>
      </w:pPr>
      <w:r>
        <w:rPr>
          <w:noProof/>
        </w:rPr>
        <w:drawing>
          <wp:inline distT="0" distB="0" distL="0" distR="0" wp14:anchorId="0D98031A" wp14:editId="4792F6F8">
            <wp:extent cx="11079979" cy="478674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092175" cy="4792014"/>
                    </a:xfrm>
                    <a:prstGeom prst="rect">
                      <a:avLst/>
                    </a:prstGeom>
                  </pic:spPr>
                </pic:pic>
              </a:graphicData>
            </a:graphic>
          </wp:inline>
        </w:drawing>
      </w:r>
    </w:p>
    <w:p w14:paraId="4778FBF0" w14:textId="77777777" w:rsidR="00C22F4C" w:rsidRPr="00B00292" w:rsidRDefault="00C22F4C" w:rsidP="00C22F4C">
      <w:pPr>
        <w:numPr>
          <w:ilvl w:val="0"/>
          <w:numId w:val="36"/>
        </w:numPr>
        <w:shd w:val="clear" w:color="auto" w:fill="FFFFFF"/>
        <w:spacing w:after="0"/>
        <w:ind w:left="1125"/>
        <w:textAlignment w:val="baseline"/>
        <w:divId w:val="1213736252"/>
        <w:rPr>
          <w:rFonts w:ascii="inherit" w:hAnsi="inherit"/>
          <w:color w:val="00B050"/>
          <w:sz w:val="27"/>
          <w:szCs w:val="27"/>
        </w:rPr>
      </w:pPr>
      <w:r w:rsidRPr="00B00292">
        <w:rPr>
          <w:rFonts w:ascii="inherit" w:hAnsi="inherit"/>
          <w:color w:val="00B050"/>
          <w:sz w:val="27"/>
          <w:szCs w:val="27"/>
        </w:rPr>
        <w:t>Linux Amazon Machine Images use one of two types of virtualization</w:t>
      </w:r>
      <w:r w:rsidRPr="00B00292">
        <w:rPr>
          <w:rFonts w:ascii="inherit" w:hAnsi="inherit"/>
          <w:b/>
          <w:bCs/>
          <w:color w:val="00B050"/>
          <w:sz w:val="27"/>
          <w:szCs w:val="27"/>
        </w:rPr>
        <w:t>: paravirtual (PV) or hardware virtual machine (HVM).</w:t>
      </w:r>
    </w:p>
    <w:p w14:paraId="076613E3" w14:textId="77777777" w:rsidR="00C22F4C" w:rsidRPr="0024777D" w:rsidRDefault="00C22F4C" w:rsidP="00C22F4C">
      <w:pPr>
        <w:numPr>
          <w:ilvl w:val="0"/>
          <w:numId w:val="36"/>
        </w:numPr>
        <w:shd w:val="clear" w:color="auto" w:fill="FFFFFF"/>
        <w:spacing w:after="0"/>
        <w:ind w:left="1125"/>
        <w:textAlignment w:val="baseline"/>
        <w:divId w:val="1213736252"/>
        <w:rPr>
          <w:rFonts w:ascii="inherit" w:hAnsi="inherit"/>
          <w:color w:val="00B050"/>
          <w:sz w:val="27"/>
          <w:szCs w:val="27"/>
        </w:rPr>
      </w:pPr>
      <w:r w:rsidRPr="0024777D">
        <w:rPr>
          <w:rFonts w:ascii="inherit" w:hAnsi="inherit"/>
          <w:color w:val="00B050"/>
          <w:sz w:val="27"/>
          <w:szCs w:val="27"/>
        </w:rPr>
        <w:t>Main difference between PV and HVM AMIs is the way in which they boot and whether they can take advantage of special hardware extensions (CPU, network, and storage) for better performance.</w:t>
      </w:r>
    </w:p>
    <w:p w14:paraId="72159BF1" w14:textId="77777777" w:rsidR="00C22F4C" w:rsidRPr="0024777D" w:rsidRDefault="00C22F4C" w:rsidP="00C22F4C">
      <w:pPr>
        <w:numPr>
          <w:ilvl w:val="0"/>
          <w:numId w:val="36"/>
        </w:numPr>
        <w:shd w:val="clear" w:color="auto" w:fill="FFFFFF"/>
        <w:spacing w:after="0"/>
        <w:ind w:left="1125"/>
        <w:textAlignment w:val="baseline"/>
        <w:divId w:val="1213736252"/>
        <w:rPr>
          <w:rFonts w:ascii="inherit" w:hAnsi="inherit"/>
          <w:color w:val="00B050"/>
          <w:sz w:val="27"/>
          <w:szCs w:val="27"/>
        </w:rPr>
      </w:pPr>
      <w:r w:rsidRPr="0024777D">
        <w:rPr>
          <w:rFonts w:ascii="inherit" w:hAnsi="inherit"/>
          <w:color w:val="00B050"/>
          <w:sz w:val="27"/>
          <w:szCs w:val="27"/>
        </w:rPr>
        <w:t>For the best performance, AWS recommends use of current generation instance types and HVM AMIs when launching instances.</w:t>
      </w:r>
    </w:p>
    <w:p w14:paraId="420C5A65" w14:textId="77777777" w:rsidR="00C22F4C" w:rsidRDefault="00C22F4C" w:rsidP="00C22F4C">
      <w:pPr>
        <w:numPr>
          <w:ilvl w:val="0"/>
          <w:numId w:val="36"/>
        </w:numPr>
        <w:shd w:val="clear" w:color="auto" w:fill="FFFFFF"/>
        <w:spacing w:after="0"/>
        <w:ind w:left="1125"/>
        <w:textAlignment w:val="baseline"/>
        <w:divId w:val="1213736252"/>
        <w:rPr>
          <w:rFonts w:ascii="inherit" w:hAnsi="inherit"/>
          <w:color w:val="666666"/>
          <w:sz w:val="27"/>
          <w:szCs w:val="27"/>
        </w:rPr>
      </w:pPr>
      <w:r>
        <w:rPr>
          <w:rFonts w:ascii="inherit" w:hAnsi="inherit"/>
          <w:color w:val="666666"/>
          <w:sz w:val="27"/>
          <w:szCs w:val="27"/>
        </w:rPr>
        <w:t>HVM AMIs</w:t>
      </w:r>
    </w:p>
    <w:p w14:paraId="6EF4B99E" w14:textId="77777777" w:rsidR="00C22F4C" w:rsidRDefault="00C22F4C" w:rsidP="00C22F4C">
      <w:pPr>
        <w:numPr>
          <w:ilvl w:val="1"/>
          <w:numId w:val="36"/>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HVM AMIs are presented with a fully virtualized set of hardware and boot by executing the master boot record of the root block device of the image.</w:t>
      </w:r>
    </w:p>
    <w:p w14:paraId="3D81D5F0" w14:textId="77777777" w:rsidR="00C22F4C" w:rsidRDefault="00C22F4C" w:rsidP="00C22F4C">
      <w:pPr>
        <w:numPr>
          <w:ilvl w:val="1"/>
          <w:numId w:val="36"/>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HVM virtualization type provides the ability to run an operating system directly on top of a virtual machine without any modification, as if it were run on the bare-metal hardware.</w:t>
      </w:r>
    </w:p>
    <w:p w14:paraId="38F935A0" w14:textId="77777777" w:rsidR="00C22F4C" w:rsidRDefault="00C22F4C" w:rsidP="00C22F4C">
      <w:pPr>
        <w:numPr>
          <w:ilvl w:val="1"/>
          <w:numId w:val="36"/>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 xml:space="preserve">EC2 host system emulates some or </w:t>
      </w:r>
      <w:proofErr w:type="gramStart"/>
      <w:r>
        <w:rPr>
          <w:rFonts w:ascii="inherit" w:hAnsi="inherit"/>
          <w:color w:val="666666"/>
          <w:sz w:val="27"/>
          <w:szCs w:val="27"/>
        </w:rPr>
        <w:t>all of</w:t>
      </w:r>
      <w:proofErr w:type="gramEnd"/>
      <w:r>
        <w:rPr>
          <w:rFonts w:ascii="inherit" w:hAnsi="inherit"/>
          <w:color w:val="666666"/>
          <w:sz w:val="27"/>
          <w:szCs w:val="27"/>
        </w:rPr>
        <w:t xml:space="preserve"> the underlying hardware that is presented to the guest.</w:t>
      </w:r>
    </w:p>
    <w:p w14:paraId="4B8B0202" w14:textId="77777777" w:rsidR="00C22F4C" w:rsidRDefault="00C22F4C" w:rsidP="00C22F4C">
      <w:pPr>
        <w:numPr>
          <w:ilvl w:val="1"/>
          <w:numId w:val="36"/>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HVM guests, unlike PV guest, can take advantage of hardware extensions that provide fast access to the underlying hardware on the host system.</w:t>
      </w:r>
    </w:p>
    <w:p w14:paraId="2ED8DA20" w14:textId="77777777" w:rsidR="00C22F4C" w:rsidRPr="0024777D" w:rsidRDefault="00C22F4C" w:rsidP="00C22F4C">
      <w:pPr>
        <w:numPr>
          <w:ilvl w:val="1"/>
          <w:numId w:val="36"/>
        </w:numPr>
        <w:shd w:val="clear" w:color="auto" w:fill="FFFFFF"/>
        <w:spacing w:after="0"/>
        <w:ind w:left="2250"/>
        <w:textAlignment w:val="baseline"/>
        <w:divId w:val="1213736252"/>
        <w:rPr>
          <w:rFonts w:ascii="inherit" w:hAnsi="inherit"/>
          <w:color w:val="00B050"/>
          <w:sz w:val="27"/>
          <w:szCs w:val="27"/>
        </w:rPr>
      </w:pPr>
      <w:r w:rsidRPr="0024777D">
        <w:rPr>
          <w:rFonts w:ascii="inherit" w:hAnsi="inherit"/>
          <w:color w:val="00B050"/>
          <w:sz w:val="27"/>
          <w:szCs w:val="27"/>
        </w:rPr>
        <w:t>HVM AMIs are required </w:t>
      </w:r>
      <w:r w:rsidRPr="0024777D">
        <w:rPr>
          <w:rStyle w:val="Strong"/>
          <w:rFonts w:ascii="inherit" w:hAnsi="inherit"/>
          <w:color w:val="00B050"/>
          <w:sz w:val="27"/>
          <w:szCs w:val="27"/>
          <w:bdr w:val="none" w:sz="0" w:space="0" w:color="auto" w:frame="1"/>
        </w:rPr>
        <w:t>to take advantage of enhanced networking and GPU processing</w:t>
      </w:r>
      <w:r w:rsidRPr="0024777D">
        <w:rPr>
          <w:rFonts w:ascii="inherit" w:hAnsi="inherit"/>
          <w:color w:val="00B050"/>
          <w:sz w:val="27"/>
          <w:szCs w:val="27"/>
        </w:rPr>
        <w:t xml:space="preserve">. </w:t>
      </w:r>
      <w:proofErr w:type="gramStart"/>
      <w:r w:rsidRPr="0024777D">
        <w:rPr>
          <w:rFonts w:ascii="inherit" w:hAnsi="inherit"/>
          <w:color w:val="00B050"/>
          <w:sz w:val="27"/>
          <w:szCs w:val="27"/>
        </w:rPr>
        <w:t>In order to</w:t>
      </w:r>
      <w:proofErr w:type="gramEnd"/>
      <w:r w:rsidRPr="0024777D">
        <w:rPr>
          <w:rFonts w:ascii="inherit" w:hAnsi="inherit"/>
          <w:color w:val="00B050"/>
          <w:sz w:val="27"/>
          <w:szCs w:val="27"/>
        </w:rPr>
        <w:t xml:space="preserve"> pass through instructions to specialized network and GPU devices, the OS needs to be able to have access to the native hardware platform; HVM virtualization provides this access.</w:t>
      </w:r>
    </w:p>
    <w:p w14:paraId="5034B778" w14:textId="77777777" w:rsidR="00C22F4C" w:rsidRDefault="00C22F4C" w:rsidP="00C22F4C">
      <w:pPr>
        <w:numPr>
          <w:ilvl w:val="1"/>
          <w:numId w:val="36"/>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 xml:space="preserve">All current generation instance types support HVM </w:t>
      </w:r>
      <w:proofErr w:type="spellStart"/>
      <w:r>
        <w:rPr>
          <w:rFonts w:ascii="inherit" w:hAnsi="inherit"/>
          <w:color w:val="666666"/>
          <w:sz w:val="27"/>
          <w:szCs w:val="27"/>
        </w:rPr>
        <w:t>AMIs.The</w:t>
      </w:r>
      <w:proofErr w:type="spellEnd"/>
      <w:r>
        <w:rPr>
          <w:rFonts w:ascii="inherit" w:hAnsi="inherit"/>
          <w:color w:val="666666"/>
          <w:sz w:val="27"/>
          <w:szCs w:val="27"/>
        </w:rPr>
        <w:t xml:space="preserve"> CC2, CR1, HI1, and HS1 previous generation instance types support HVM AMIs.</w:t>
      </w:r>
    </w:p>
    <w:p w14:paraId="116F5921" w14:textId="77777777" w:rsidR="00C22F4C" w:rsidRDefault="00C22F4C" w:rsidP="00C22F4C">
      <w:pPr>
        <w:numPr>
          <w:ilvl w:val="0"/>
          <w:numId w:val="36"/>
        </w:numPr>
        <w:shd w:val="clear" w:color="auto" w:fill="FFFFFF"/>
        <w:spacing w:after="0"/>
        <w:ind w:left="1125"/>
        <w:textAlignment w:val="baseline"/>
        <w:divId w:val="1213736252"/>
        <w:rPr>
          <w:rFonts w:ascii="inherit" w:hAnsi="inherit"/>
          <w:color w:val="666666"/>
          <w:sz w:val="27"/>
          <w:szCs w:val="27"/>
        </w:rPr>
      </w:pPr>
      <w:r>
        <w:rPr>
          <w:rFonts w:ascii="inherit" w:hAnsi="inherit"/>
          <w:color w:val="666666"/>
          <w:sz w:val="27"/>
          <w:szCs w:val="27"/>
        </w:rPr>
        <w:t>PV AMIs</w:t>
      </w:r>
    </w:p>
    <w:p w14:paraId="77BAF4FE" w14:textId="77777777" w:rsidR="00C22F4C" w:rsidRDefault="00C22F4C" w:rsidP="00C22F4C">
      <w:pPr>
        <w:numPr>
          <w:ilvl w:val="1"/>
          <w:numId w:val="36"/>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PV AMIs boot with a special boot loader called PV-GRUB, which starts the boot cycle and then chain loads the kernel specified in the </w:t>
      </w:r>
      <w:proofErr w:type="spellStart"/>
      <w:r>
        <w:rPr>
          <w:rStyle w:val="s1"/>
          <w:rFonts w:ascii="inherit" w:hAnsi="inherit"/>
          <w:color w:val="666666"/>
          <w:sz w:val="27"/>
          <w:szCs w:val="27"/>
          <w:bdr w:val="none" w:sz="0" w:space="0" w:color="auto" w:frame="1"/>
        </w:rPr>
        <w:t>menu.lst</w:t>
      </w:r>
      <w:proofErr w:type="spellEnd"/>
      <w:r>
        <w:rPr>
          <w:rStyle w:val="s1"/>
          <w:rFonts w:ascii="inherit" w:hAnsi="inherit"/>
          <w:color w:val="666666"/>
          <w:sz w:val="27"/>
          <w:szCs w:val="27"/>
          <w:bdr w:val="none" w:sz="0" w:space="0" w:color="auto" w:frame="1"/>
        </w:rPr>
        <w:t> </w:t>
      </w:r>
      <w:r>
        <w:rPr>
          <w:rFonts w:ascii="inherit" w:hAnsi="inherit"/>
          <w:color w:val="666666"/>
          <w:sz w:val="27"/>
          <w:szCs w:val="27"/>
        </w:rPr>
        <w:t>file on your image.</w:t>
      </w:r>
    </w:p>
    <w:p w14:paraId="5A55A258" w14:textId="77777777" w:rsidR="00C22F4C" w:rsidRPr="0024777D" w:rsidRDefault="00C22F4C" w:rsidP="00C22F4C">
      <w:pPr>
        <w:numPr>
          <w:ilvl w:val="1"/>
          <w:numId w:val="36"/>
        </w:numPr>
        <w:shd w:val="clear" w:color="auto" w:fill="FFFFFF"/>
        <w:spacing w:after="0"/>
        <w:ind w:left="2250"/>
        <w:textAlignment w:val="baseline"/>
        <w:divId w:val="1213736252"/>
        <w:rPr>
          <w:rFonts w:ascii="inherit" w:hAnsi="inherit"/>
          <w:color w:val="00B050"/>
          <w:sz w:val="27"/>
          <w:szCs w:val="27"/>
        </w:rPr>
      </w:pPr>
      <w:r w:rsidRPr="0024777D">
        <w:rPr>
          <w:rFonts w:ascii="inherit" w:hAnsi="inherit"/>
          <w:color w:val="00B050"/>
          <w:sz w:val="27"/>
          <w:szCs w:val="27"/>
        </w:rPr>
        <w:t>Paravirtual guests can run on host hardware that does not have explicit support for virtualization, but they </w:t>
      </w:r>
      <w:r w:rsidRPr="0024777D">
        <w:rPr>
          <w:rStyle w:val="Strong"/>
          <w:rFonts w:ascii="inherit" w:hAnsi="inherit"/>
          <w:color w:val="00B050"/>
          <w:sz w:val="27"/>
          <w:szCs w:val="27"/>
          <w:bdr w:val="none" w:sz="0" w:space="0" w:color="auto" w:frame="1"/>
        </w:rPr>
        <w:t>cannot</w:t>
      </w:r>
      <w:r w:rsidRPr="0024777D">
        <w:rPr>
          <w:rFonts w:ascii="inherit" w:hAnsi="inherit"/>
          <w:color w:val="00B050"/>
          <w:sz w:val="27"/>
          <w:szCs w:val="27"/>
        </w:rPr>
        <w:t> take advantage of special hardware extensions such as </w:t>
      </w:r>
      <w:r w:rsidRPr="0024777D">
        <w:rPr>
          <w:rStyle w:val="Strong"/>
          <w:rFonts w:ascii="inherit" w:hAnsi="inherit"/>
          <w:color w:val="00B050"/>
          <w:sz w:val="27"/>
          <w:szCs w:val="27"/>
          <w:bdr w:val="none" w:sz="0" w:space="0" w:color="auto" w:frame="1"/>
        </w:rPr>
        <w:t>enhanced networking or GPU processing</w:t>
      </w:r>
    </w:p>
    <w:p w14:paraId="2241DD5E" w14:textId="77777777" w:rsidR="00C22F4C" w:rsidRDefault="00C22F4C" w:rsidP="00C22F4C">
      <w:pPr>
        <w:numPr>
          <w:ilvl w:val="1"/>
          <w:numId w:val="36"/>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C3 and M3 current generation instance types support PV AMIs. The C1, HI1, HS1, M1, M2, and T1 previous generation instance types support PV AMIs.</w:t>
      </w:r>
    </w:p>
    <w:p w14:paraId="53D618FE" w14:textId="77777777" w:rsidR="00C22F4C" w:rsidRDefault="00C22F4C">
      <w:pPr>
        <w:pStyle w:val="Heading2"/>
        <w:shd w:val="clear" w:color="auto" w:fill="FFFFFF"/>
        <w:spacing w:before="0"/>
        <w:textAlignment w:val="baseline"/>
        <w:divId w:val="1213736252"/>
        <w:rPr>
          <w:rFonts w:ascii="Georgia" w:hAnsi="Georgia"/>
          <w:b w:val="0"/>
          <w:bCs w:val="0"/>
          <w:color w:val="666666"/>
          <w:sz w:val="42"/>
          <w:szCs w:val="42"/>
        </w:rPr>
      </w:pPr>
      <w:r>
        <w:rPr>
          <w:rFonts w:ascii="inherit" w:hAnsi="inherit"/>
          <w:b w:val="0"/>
          <w:bCs w:val="0"/>
          <w:color w:val="666666"/>
          <w:sz w:val="42"/>
          <w:szCs w:val="42"/>
          <w:bdr w:val="none" w:sz="0" w:space="0" w:color="auto" w:frame="1"/>
        </w:rPr>
        <w:t>Shared AMIs</w:t>
      </w:r>
    </w:p>
    <w:p w14:paraId="5789AACE" w14:textId="77777777" w:rsidR="00C22F4C" w:rsidRDefault="00C22F4C" w:rsidP="00C22F4C">
      <w:pPr>
        <w:numPr>
          <w:ilvl w:val="0"/>
          <w:numId w:val="37"/>
        </w:numPr>
        <w:shd w:val="clear" w:color="auto" w:fill="FFFFFF"/>
        <w:spacing w:after="0"/>
        <w:ind w:left="1125"/>
        <w:textAlignment w:val="baseline"/>
        <w:divId w:val="1213736252"/>
        <w:rPr>
          <w:rFonts w:ascii="inherit" w:hAnsi="inherit"/>
          <w:color w:val="666666"/>
          <w:sz w:val="27"/>
          <w:szCs w:val="27"/>
        </w:rPr>
      </w:pPr>
      <w:r>
        <w:rPr>
          <w:rFonts w:ascii="inherit" w:hAnsi="inherit"/>
          <w:color w:val="666666"/>
          <w:sz w:val="27"/>
          <w:szCs w:val="27"/>
        </w:rPr>
        <w:t>Shared AMI is an AMI that can be created and shared with others for use</w:t>
      </w:r>
    </w:p>
    <w:p w14:paraId="576A7534" w14:textId="77777777" w:rsidR="00C22F4C" w:rsidRDefault="00C22F4C" w:rsidP="00C22F4C">
      <w:pPr>
        <w:numPr>
          <w:ilvl w:val="0"/>
          <w:numId w:val="37"/>
        </w:numPr>
        <w:shd w:val="clear" w:color="auto" w:fill="FFFFFF"/>
        <w:spacing w:after="0"/>
        <w:ind w:left="1125"/>
        <w:textAlignment w:val="baseline"/>
        <w:divId w:val="1213736252"/>
        <w:rPr>
          <w:rFonts w:ascii="inherit" w:hAnsi="inherit"/>
          <w:color w:val="666666"/>
          <w:sz w:val="27"/>
          <w:szCs w:val="27"/>
        </w:rPr>
      </w:pPr>
      <w:r>
        <w:rPr>
          <w:rFonts w:ascii="inherit" w:hAnsi="inherit"/>
          <w:color w:val="666666"/>
          <w:sz w:val="27"/>
          <w:szCs w:val="27"/>
        </w:rPr>
        <w:t>A Shared AMI with all the components needed can be used to get started and then add custom components as and when needed</w:t>
      </w:r>
    </w:p>
    <w:p w14:paraId="2A1F39F6" w14:textId="77777777" w:rsidR="00C22F4C" w:rsidRPr="0024777D" w:rsidRDefault="00C22F4C" w:rsidP="00C22F4C">
      <w:pPr>
        <w:numPr>
          <w:ilvl w:val="0"/>
          <w:numId w:val="37"/>
        </w:numPr>
        <w:shd w:val="clear" w:color="auto" w:fill="FFFFFF"/>
        <w:spacing w:after="0"/>
        <w:ind w:left="1125"/>
        <w:textAlignment w:val="baseline"/>
        <w:divId w:val="1213736252"/>
        <w:rPr>
          <w:rFonts w:ascii="inherit" w:hAnsi="inherit"/>
          <w:color w:val="00B050"/>
          <w:sz w:val="27"/>
          <w:szCs w:val="27"/>
        </w:rPr>
      </w:pPr>
      <w:r w:rsidRPr="0024777D">
        <w:rPr>
          <w:rFonts w:ascii="inherit" w:hAnsi="inherit"/>
          <w:color w:val="00B050"/>
          <w:sz w:val="27"/>
          <w:szCs w:val="27"/>
        </w:rPr>
        <w:t>Shared AMI can be risky as Amazon does not perform detailed checks and vouch for the integrity and security of these AMIs</w:t>
      </w:r>
    </w:p>
    <w:p w14:paraId="0AFF65B1" w14:textId="77777777" w:rsidR="00C22F4C" w:rsidRPr="0024777D" w:rsidRDefault="00C22F4C" w:rsidP="00C22F4C">
      <w:pPr>
        <w:numPr>
          <w:ilvl w:val="0"/>
          <w:numId w:val="37"/>
        </w:numPr>
        <w:shd w:val="clear" w:color="auto" w:fill="FFFFFF"/>
        <w:spacing w:after="0"/>
        <w:ind w:left="1125"/>
        <w:textAlignment w:val="baseline"/>
        <w:divId w:val="1213736252"/>
        <w:rPr>
          <w:rFonts w:ascii="inherit" w:hAnsi="inherit"/>
          <w:color w:val="00B050"/>
          <w:sz w:val="27"/>
          <w:szCs w:val="27"/>
        </w:rPr>
      </w:pPr>
      <w:r w:rsidRPr="0024777D">
        <w:rPr>
          <w:rFonts w:ascii="inherit" w:hAnsi="inherit"/>
          <w:color w:val="00B050"/>
          <w:sz w:val="27"/>
          <w:szCs w:val="27"/>
        </w:rPr>
        <w:t>Before using a Shared AMI, check for any pre-installed credentials that would allow unwanted access to the instance by a third party and no pre-configured remote logging that could transmit sensitive data to a third party</w:t>
      </w:r>
    </w:p>
    <w:p w14:paraId="02ECEA2E" w14:textId="77777777" w:rsidR="00C22F4C" w:rsidRPr="0024777D" w:rsidRDefault="00C22F4C" w:rsidP="00C22F4C">
      <w:pPr>
        <w:numPr>
          <w:ilvl w:val="0"/>
          <w:numId w:val="37"/>
        </w:numPr>
        <w:shd w:val="clear" w:color="auto" w:fill="FFFFFF"/>
        <w:spacing w:after="0"/>
        <w:ind w:left="1125"/>
        <w:textAlignment w:val="baseline"/>
        <w:divId w:val="1213736252"/>
        <w:rPr>
          <w:rFonts w:ascii="inherit" w:hAnsi="inherit"/>
          <w:color w:val="00B050"/>
          <w:sz w:val="27"/>
          <w:szCs w:val="27"/>
        </w:rPr>
      </w:pPr>
      <w:r w:rsidRPr="0024777D">
        <w:rPr>
          <w:rFonts w:ascii="inherit" w:hAnsi="inherit"/>
          <w:color w:val="00B050"/>
          <w:sz w:val="27"/>
          <w:szCs w:val="27"/>
        </w:rPr>
        <w:t>Amazon allows you to share an AMI, by defining launch permissions, to all (making it public) or only to a specific AWS accounts</w:t>
      </w:r>
    </w:p>
    <w:p w14:paraId="55E0A700" w14:textId="77777777" w:rsidR="00C22F4C" w:rsidRPr="0024777D" w:rsidRDefault="00C22F4C" w:rsidP="00C22F4C">
      <w:pPr>
        <w:numPr>
          <w:ilvl w:val="0"/>
          <w:numId w:val="37"/>
        </w:numPr>
        <w:shd w:val="clear" w:color="auto" w:fill="FFFFFF"/>
        <w:spacing w:after="0"/>
        <w:ind w:left="1125"/>
        <w:textAlignment w:val="baseline"/>
        <w:divId w:val="1213736252"/>
        <w:rPr>
          <w:rFonts w:ascii="inherit" w:hAnsi="inherit"/>
          <w:color w:val="00B050"/>
          <w:sz w:val="27"/>
          <w:szCs w:val="27"/>
        </w:rPr>
      </w:pPr>
      <w:r w:rsidRPr="0024777D">
        <w:rPr>
          <w:rFonts w:ascii="inherit" w:hAnsi="inherit"/>
          <w:color w:val="00B050"/>
          <w:sz w:val="27"/>
          <w:szCs w:val="27"/>
        </w:rPr>
        <w:t>Launch permissions work at the AWS account level only; and can’t be used to restrict specific users within an AWS account.</w:t>
      </w:r>
    </w:p>
    <w:p w14:paraId="26737F00" w14:textId="77777777" w:rsidR="00C22F4C" w:rsidRDefault="00C22F4C" w:rsidP="00C22F4C">
      <w:pPr>
        <w:numPr>
          <w:ilvl w:val="0"/>
          <w:numId w:val="37"/>
        </w:numPr>
        <w:shd w:val="clear" w:color="auto" w:fill="FFFFFF"/>
        <w:spacing w:after="0"/>
        <w:ind w:left="1125"/>
        <w:textAlignment w:val="baseline"/>
        <w:divId w:val="1213736252"/>
        <w:rPr>
          <w:rFonts w:ascii="inherit" w:hAnsi="inherit"/>
          <w:color w:val="666666"/>
          <w:sz w:val="27"/>
          <w:szCs w:val="27"/>
        </w:rPr>
      </w:pPr>
      <w:r>
        <w:rPr>
          <w:rFonts w:ascii="inherit" w:hAnsi="inherit"/>
          <w:color w:val="666666"/>
          <w:sz w:val="27"/>
          <w:szCs w:val="27"/>
        </w:rPr>
        <w:t>Guidelines for Shared Linux AMIs</w:t>
      </w:r>
    </w:p>
    <w:p w14:paraId="37DBDEDE" w14:textId="77777777" w:rsidR="00C22F4C" w:rsidRPr="0024777D" w:rsidRDefault="00C22F4C" w:rsidP="00C22F4C">
      <w:pPr>
        <w:numPr>
          <w:ilvl w:val="1"/>
          <w:numId w:val="37"/>
        </w:numPr>
        <w:shd w:val="clear" w:color="auto" w:fill="FFFFFF"/>
        <w:spacing w:after="0"/>
        <w:ind w:left="2250"/>
        <w:textAlignment w:val="baseline"/>
        <w:divId w:val="1213736252"/>
        <w:rPr>
          <w:rFonts w:ascii="inherit" w:hAnsi="inherit"/>
          <w:color w:val="00B050"/>
          <w:sz w:val="27"/>
          <w:szCs w:val="27"/>
        </w:rPr>
      </w:pPr>
      <w:r w:rsidRPr="0024777D">
        <w:rPr>
          <w:rFonts w:ascii="inherit" w:hAnsi="inherit"/>
          <w:color w:val="00B050"/>
          <w:sz w:val="27"/>
          <w:szCs w:val="27"/>
        </w:rPr>
        <w:t>Update the AMI Tools at Boot Time</w:t>
      </w:r>
    </w:p>
    <w:p w14:paraId="0901C983" w14:textId="77777777" w:rsidR="00C22F4C" w:rsidRDefault="00C22F4C" w:rsidP="00C22F4C">
      <w:pPr>
        <w:numPr>
          <w:ilvl w:val="2"/>
          <w:numId w:val="37"/>
        </w:numPr>
        <w:shd w:val="clear" w:color="auto" w:fill="FFFFFF"/>
        <w:spacing w:after="0"/>
        <w:ind w:left="3375"/>
        <w:textAlignment w:val="baseline"/>
        <w:divId w:val="1213736252"/>
        <w:rPr>
          <w:rFonts w:ascii="inherit" w:hAnsi="inherit"/>
          <w:color w:val="666666"/>
          <w:sz w:val="27"/>
          <w:szCs w:val="27"/>
        </w:rPr>
      </w:pPr>
      <w:r>
        <w:rPr>
          <w:rFonts w:ascii="inherit" w:hAnsi="inherit"/>
          <w:color w:val="666666"/>
          <w:sz w:val="27"/>
          <w:szCs w:val="27"/>
        </w:rPr>
        <w:t>Update the AMI tools or any software during startup.</w:t>
      </w:r>
    </w:p>
    <w:p w14:paraId="249C586B" w14:textId="77777777" w:rsidR="00C22F4C" w:rsidRDefault="00C22F4C" w:rsidP="00C22F4C">
      <w:pPr>
        <w:numPr>
          <w:ilvl w:val="2"/>
          <w:numId w:val="37"/>
        </w:numPr>
        <w:shd w:val="clear" w:color="auto" w:fill="FFFFFF"/>
        <w:spacing w:after="0"/>
        <w:ind w:left="3375"/>
        <w:textAlignment w:val="baseline"/>
        <w:divId w:val="1213736252"/>
        <w:rPr>
          <w:rFonts w:ascii="inherit" w:hAnsi="inherit"/>
          <w:color w:val="666666"/>
          <w:sz w:val="27"/>
          <w:szCs w:val="27"/>
        </w:rPr>
      </w:pPr>
      <w:proofErr w:type="gramStart"/>
      <w:r>
        <w:rPr>
          <w:rFonts w:ascii="inherit" w:hAnsi="inherit"/>
          <w:color w:val="666666"/>
          <w:sz w:val="27"/>
          <w:szCs w:val="27"/>
        </w:rPr>
        <w:t>Take into account</w:t>
      </w:r>
      <w:proofErr w:type="gramEnd"/>
      <w:r>
        <w:rPr>
          <w:rFonts w:ascii="inherit" w:hAnsi="inherit"/>
          <w:color w:val="666666"/>
          <w:sz w:val="27"/>
          <w:szCs w:val="27"/>
        </w:rPr>
        <w:t xml:space="preserve"> the software updates not </w:t>
      </w:r>
      <w:proofErr w:type="spellStart"/>
      <w:r>
        <w:rPr>
          <w:rFonts w:ascii="inherit" w:hAnsi="inherit"/>
          <w:color w:val="666666"/>
          <w:sz w:val="27"/>
          <w:szCs w:val="27"/>
        </w:rPr>
        <w:t>not</w:t>
      </w:r>
      <w:proofErr w:type="spellEnd"/>
      <w:r>
        <w:rPr>
          <w:rFonts w:ascii="inherit" w:hAnsi="inherit"/>
          <w:color w:val="666666"/>
          <w:sz w:val="27"/>
          <w:szCs w:val="27"/>
        </w:rPr>
        <w:t xml:space="preserve"> break any software and consider the WAN traffic as the downloads will be charged to the AMI user</w:t>
      </w:r>
    </w:p>
    <w:p w14:paraId="1CF8D2B2" w14:textId="77777777" w:rsidR="00C22F4C" w:rsidRPr="0024777D" w:rsidRDefault="00C22F4C" w:rsidP="00C22F4C">
      <w:pPr>
        <w:numPr>
          <w:ilvl w:val="1"/>
          <w:numId w:val="37"/>
        </w:numPr>
        <w:shd w:val="clear" w:color="auto" w:fill="FFFFFF"/>
        <w:spacing w:after="0"/>
        <w:ind w:left="2250"/>
        <w:textAlignment w:val="baseline"/>
        <w:divId w:val="1213736252"/>
        <w:rPr>
          <w:rFonts w:ascii="inherit" w:hAnsi="inherit"/>
          <w:color w:val="00B050"/>
          <w:sz w:val="27"/>
          <w:szCs w:val="27"/>
        </w:rPr>
      </w:pPr>
      <w:r w:rsidRPr="0024777D">
        <w:rPr>
          <w:rFonts w:ascii="inherit" w:hAnsi="inherit"/>
          <w:color w:val="00B050"/>
          <w:sz w:val="27"/>
          <w:szCs w:val="27"/>
        </w:rPr>
        <w:t>Disable Password-Based Remote Logins for Root</w:t>
      </w:r>
    </w:p>
    <w:p w14:paraId="10B7B7A1" w14:textId="77777777" w:rsidR="00C22F4C" w:rsidRDefault="00C22F4C" w:rsidP="00C22F4C">
      <w:pPr>
        <w:numPr>
          <w:ilvl w:val="2"/>
          <w:numId w:val="37"/>
        </w:numPr>
        <w:shd w:val="clear" w:color="auto" w:fill="FFFFFF"/>
        <w:spacing w:after="0"/>
        <w:ind w:left="3375"/>
        <w:textAlignment w:val="baseline"/>
        <w:divId w:val="1213736252"/>
        <w:rPr>
          <w:rFonts w:ascii="inherit" w:hAnsi="inherit"/>
          <w:color w:val="666666"/>
          <w:sz w:val="27"/>
          <w:szCs w:val="27"/>
        </w:rPr>
      </w:pPr>
      <w:r>
        <w:rPr>
          <w:rFonts w:ascii="inherit" w:hAnsi="inherit"/>
          <w:color w:val="666666"/>
          <w:sz w:val="27"/>
          <w:szCs w:val="27"/>
        </w:rPr>
        <w:t>Fixed root passwords can be a security risk and needs to be disabled</w:t>
      </w:r>
    </w:p>
    <w:p w14:paraId="730C6178" w14:textId="77777777" w:rsidR="00C22F4C" w:rsidRPr="0024777D" w:rsidRDefault="00C22F4C" w:rsidP="00C22F4C">
      <w:pPr>
        <w:numPr>
          <w:ilvl w:val="1"/>
          <w:numId w:val="37"/>
        </w:numPr>
        <w:shd w:val="clear" w:color="auto" w:fill="FFFFFF"/>
        <w:spacing w:after="0"/>
        <w:ind w:left="2250"/>
        <w:textAlignment w:val="baseline"/>
        <w:divId w:val="1213736252"/>
        <w:rPr>
          <w:rFonts w:ascii="inherit" w:hAnsi="inherit"/>
          <w:color w:val="00B050"/>
          <w:sz w:val="27"/>
          <w:szCs w:val="27"/>
        </w:rPr>
      </w:pPr>
      <w:r w:rsidRPr="0024777D">
        <w:rPr>
          <w:rFonts w:ascii="inherit" w:hAnsi="inherit"/>
          <w:color w:val="00B050"/>
          <w:sz w:val="27"/>
          <w:szCs w:val="27"/>
        </w:rPr>
        <w:t>Disable Local Root Access</w:t>
      </w:r>
    </w:p>
    <w:p w14:paraId="3D042B76" w14:textId="77777777" w:rsidR="00C22F4C" w:rsidRDefault="00C22F4C" w:rsidP="00C22F4C">
      <w:pPr>
        <w:numPr>
          <w:ilvl w:val="2"/>
          <w:numId w:val="37"/>
        </w:numPr>
        <w:shd w:val="clear" w:color="auto" w:fill="FFFFFF"/>
        <w:spacing w:after="0"/>
        <w:ind w:left="3375"/>
        <w:textAlignment w:val="baseline"/>
        <w:divId w:val="1213736252"/>
        <w:rPr>
          <w:rFonts w:ascii="inherit" w:hAnsi="inherit"/>
          <w:color w:val="666666"/>
          <w:sz w:val="27"/>
          <w:szCs w:val="27"/>
        </w:rPr>
      </w:pPr>
      <w:r>
        <w:rPr>
          <w:rFonts w:ascii="inherit" w:hAnsi="inherit"/>
          <w:color w:val="666666"/>
          <w:sz w:val="27"/>
          <w:szCs w:val="27"/>
        </w:rPr>
        <w:t>disable direct root logins</w:t>
      </w:r>
    </w:p>
    <w:p w14:paraId="640412E0" w14:textId="77777777" w:rsidR="00C22F4C" w:rsidRDefault="00C22F4C" w:rsidP="00C22F4C">
      <w:pPr>
        <w:numPr>
          <w:ilvl w:val="1"/>
          <w:numId w:val="37"/>
        </w:numPr>
        <w:shd w:val="clear" w:color="auto" w:fill="FFFFFF"/>
        <w:spacing w:after="0"/>
        <w:ind w:left="2250"/>
        <w:textAlignment w:val="baseline"/>
        <w:divId w:val="1213736252"/>
        <w:rPr>
          <w:rFonts w:ascii="inherit" w:hAnsi="inherit"/>
          <w:color w:val="666666"/>
          <w:sz w:val="27"/>
          <w:szCs w:val="27"/>
        </w:rPr>
      </w:pPr>
      <w:r w:rsidRPr="0024777D">
        <w:rPr>
          <w:rFonts w:ascii="inherit" w:hAnsi="inherit"/>
          <w:color w:val="00B050"/>
          <w:sz w:val="27"/>
          <w:szCs w:val="27"/>
        </w:rPr>
        <w:t>Remove SSH Host Key Pairs</w:t>
      </w:r>
    </w:p>
    <w:p w14:paraId="0B550062" w14:textId="77777777" w:rsidR="00C22F4C" w:rsidRDefault="00C22F4C" w:rsidP="00C22F4C">
      <w:pPr>
        <w:numPr>
          <w:ilvl w:val="2"/>
          <w:numId w:val="37"/>
        </w:numPr>
        <w:shd w:val="clear" w:color="auto" w:fill="FFFFFF"/>
        <w:spacing w:after="0"/>
        <w:ind w:left="3375"/>
        <w:textAlignment w:val="baseline"/>
        <w:divId w:val="1213736252"/>
        <w:rPr>
          <w:rFonts w:ascii="inherit" w:hAnsi="inherit"/>
          <w:color w:val="666666"/>
          <w:sz w:val="27"/>
          <w:szCs w:val="27"/>
        </w:rPr>
      </w:pPr>
      <w:r>
        <w:rPr>
          <w:rFonts w:ascii="inherit" w:hAnsi="inherit"/>
          <w:color w:val="666666"/>
          <w:sz w:val="27"/>
          <w:szCs w:val="27"/>
        </w:rPr>
        <w:t>Remove the existing SSH host key pairs located in </w:t>
      </w:r>
      <w:r>
        <w:rPr>
          <w:rStyle w:val="s1"/>
          <w:rFonts w:ascii="inherit" w:hAnsi="inherit"/>
          <w:color w:val="666666"/>
          <w:sz w:val="27"/>
          <w:szCs w:val="27"/>
          <w:bdr w:val="none" w:sz="0" w:space="0" w:color="auto" w:frame="1"/>
        </w:rPr>
        <w:t>/</w:t>
      </w:r>
      <w:proofErr w:type="spellStart"/>
      <w:r>
        <w:rPr>
          <w:rStyle w:val="s1"/>
          <w:rFonts w:ascii="inherit" w:hAnsi="inherit"/>
          <w:color w:val="666666"/>
          <w:sz w:val="27"/>
          <w:szCs w:val="27"/>
          <w:bdr w:val="none" w:sz="0" w:space="0" w:color="auto" w:frame="1"/>
        </w:rPr>
        <w:t>etc</w:t>
      </w:r>
      <w:proofErr w:type="spellEnd"/>
      <w:r>
        <w:rPr>
          <w:rStyle w:val="s1"/>
          <w:rFonts w:ascii="inherit" w:hAnsi="inherit"/>
          <w:color w:val="666666"/>
          <w:sz w:val="27"/>
          <w:szCs w:val="27"/>
          <w:bdr w:val="none" w:sz="0" w:space="0" w:color="auto" w:frame="1"/>
        </w:rPr>
        <w:t>/</w:t>
      </w:r>
      <w:proofErr w:type="spellStart"/>
      <w:r>
        <w:rPr>
          <w:rStyle w:val="s1"/>
          <w:rFonts w:ascii="inherit" w:hAnsi="inherit"/>
          <w:color w:val="666666"/>
          <w:sz w:val="27"/>
          <w:szCs w:val="27"/>
          <w:bdr w:val="none" w:sz="0" w:space="0" w:color="auto" w:frame="1"/>
        </w:rPr>
        <w:t>ssh</w:t>
      </w:r>
      <w:proofErr w:type="spellEnd"/>
      <w:r>
        <w:rPr>
          <w:rStyle w:val="s1"/>
          <w:rFonts w:ascii="inherit" w:hAnsi="inherit"/>
          <w:color w:val="666666"/>
          <w:sz w:val="27"/>
          <w:szCs w:val="27"/>
          <w:bdr w:val="none" w:sz="0" w:space="0" w:color="auto" w:frame="1"/>
        </w:rPr>
        <w:t>,</w:t>
      </w:r>
      <w:r>
        <w:rPr>
          <w:rFonts w:ascii="inherit" w:hAnsi="inherit"/>
          <w:color w:val="666666"/>
          <w:sz w:val="27"/>
          <w:szCs w:val="27"/>
        </w:rPr>
        <w:t> which forces SSH to generate new unique SSH key pairs when someone launches an instance using your AMI, improving security and reducing the likelihood of “man-in-the-middle” attacks</w:t>
      </w:r>
    </w:p>
    <w:p w14:paraId="56FC5D62" w14:textId="77777777" w:rsidR="00C22F4C" w:rsidRPr="0024777D" w:rsidRDefault="00C22F4C" w:rsidP="00C22F4C">
      <w:pPr>
        <w:numPr>
          <w:ilvl w:val="1"/>
          <w:numId w:val="37"/>
        </w:numPr>
        <w:shd w:val="clear" w:color="auto" w:fill="FFFFFF"/>
        <w:spacing w:after="0"/>
        <w:ind w:left="2250"/>
        <w:textAlignment w:val="baseline"/>
        <w:divId w:val="1213736252"/>
        <w:rPr>
          <w:rFonts w:ascii="inherit" w:hAnsi="inherit"/>
          <w:color w:val="00B050"/>
          <w:sz w:val="27"/>
          <w:szCs w:val="27"/>
        </w:rPr>
      </w:pPr>
      <w:r w:rsidRPr="0024777D">
        <w:rPr>
          <w:rFonts w:ascii="inherit" w:hAnsi="inherit"/>
          <w:color w:val="00B050"/>
          <w:sz w:val="27"/>
          <w:szCs w:val="27"/>
        </w:rPr>
        <w:t>Install Public Key Credentials</w:t>
      </w:r>
    </w:p>
    <w:p w14:paraId="2A9751C5" w14:textId="77777777" w:rsidR="00C22F4C" w:rsidRDefault="00C22F4C" w:rsidP="00C22F4C">
      <w:pPr>
        <w:numPr>
          <w:ilvl w:val="2"/>
          <w:numId w:val="37"/>
        </w:numPr>
        <w:shd w:val="clear" w:color="auto" w:fill="FFFFFF"/>
        <w:spacing w:after="0"/>
        <w:ind w:left="3375"/>
        <w:textAlignment w:val="baseline"/>
        <w:divId w:val="1213736252"/>
        <w:rPr>
          <w:rFonts w:ascii="inherit" w:hAnsi="inherit"/>
          <w:color w:val="666666"/>
          <w:sz w:val="27"/>
          <w:szCs w:val="27"/>
        </w:rPr>
      </w:pPr>
      <w:r>
        <w:rPr>
          <w:rFonts w:ascii="inherit" w:hAnsi="inherit"/>
          <w:color w:val="666666"/>
          <w:sz w:val="27"/>
          <w:szCs w:val="27"/>
        </w:rPr>
        <w:t>EC2 allows users to specify a public-private key pair name when launching an instance.</w:t>
      </w:r>
    </w:p>
    <w:p w14:paraId="0A28ABE4" w14:textId="77777777" w:rsidR="00C22F4C" w:rsidRDefault="00C22F4C" w:rsidP="00C22F4C">
      <w:pPr>
        <w:numPr>
          <w:ilvl w:val="2"/>
          <w:numId w:val="37"/>
        </w:numPr>
        <w:shd w:val="clear" w:color="auto" w:fill="FFFFFF"/>
        <w:spacing w:after="0"/>
        <w:ind w:left="3375"/>
        <w:textAlignment w:val="baseline"/>
        <w:divId w:val="1213736252"/>
        <w:rPr>
          <w:rFonts w:ascii="inherit" w:hAnsi="inherit"/>
          <w:color w:val="666666"/>
          <w:sz w:val="27"/>
          <w:szCs w:val="27"/>
        </w:rPr>
      </w:pPr>
      <w:r>
        <w:rPr>
          <w:rFonts w:ascii="inherit" w:hAnsi="inherit"/>
          <w:color w:val="666666"/>
          <w:sz w:val="27"/>
          <w:szCs w:val="27"/>
        </w:rPr>
        <w:t>A valid key pair name needs to be provided when launching an instance, the public key, the portion of the key pair that EC2 maintains on the server, is made available to the instance through an HTTP query against the instance metadata and appended to the authorized keys</w:t>
      </w:r>
    </w:p>
    <w:p w14:paraId="5556FB94" w14:textId="77777777" w:rsidR="00C22F4C" w:rsidRDefault="00C22F4C" w:rsidP="00C22F4C">
      <w:pPr>
        <w:numPr>
          <w:ilvl w:val="2"/>
          <w:numId w:val="37"/>
        </w:numPr>
        <w:shd w:val="clear" w:color="auto" w:fill="FFFFFF"/>
        <w:spacing w:after="0"/>
        <w:ind w:left="3375"/>
        <w:textAlignment w:val="baseline"/>
        <w:divId w:val="1213736252"/>
        <w:rPr>
          <w:rFonts w:ascii="inherit" w:hAnsi="inherit"/>
          <w:color w:val="666666"/>
          <w:sz w:val="27"/>
          <w:szCs w:val="27"/>
        </w:rPr>
      </w:pPr>
      <w:r>
        <w:rPr>
          <w:rFonts w:ascii="inherit" w:hAnsi="inherit"/>
          <w:color w:val="666666"/>
          <w:sz w:val="27"/>
          <w:szCs w:val="27"/>
        </w:rPr>
        <w:t>Users can launch instances of the AMI with a key pair and log in without requiring a root password</w:t>
      </w:r>
    </w:p>
    <w:p w14:paraId="04FE4DFC" w14:textId="77777777" w:rsidR="00C22F4C" w:rsidRPr="0024777D" w:rsidRDefault="00C22F4C" w:rsidP="00C22F4C">
      <w:pPr>
        <w:numPr>
          <w:ilvl w:val="1"/>
          <w:numId w:val="37"/>
        </w:numPr>
        <w:shd w:val="clear" w:color="auto" w:fill="FFFFFF"/>
        <w:spacing w:after="0"/>
        <w:ind w:left="2250"/>
        <w:textAlignment w:val="baseline"/>
        <w:divId w:val="1213736252"/>
        <w:rPr>
          <w:rFonts w:ascii="inherit" w:hAnsi="inherit"/>
          <w:color w:val="00B050"/>
          <w:sz w:val="27"/>
          <w:szCs w:val="27"/>
        </w:rPr>
      </w:pPr>
      <w:r w:rsidRPr="0024777D">
        <w:rPr>
          <w:rFonts w:ascii="inherit" w:hAnsi="inherit"/>
          <w:color w:val="00B050"/>
          <w:sz w:val="27"/>
          <w:szCs w:val="27"/>
        </w:rPr>
        <w:t xml:space="preserve">Disabling </w:t>
      </w:r>
      <w:proofErr w:type="spellStart"/>
      <w:r w:rsidRPr="0024777D">
        <w:rPr>
          <w:rFonts w:ascii="inherit" w:hAnsi="inherit"/>
          <w:color w:val="00B050"/>
          <w:sz w:val="27"/>
          <w:szCs w:val="27"/>
        </w:rPr>
        <w:t>sshd</w:t>
      </w:r>
      <w:proofErr w:type="spellEnd"/>
      <w:r w:rsidRPr="0024777D">
        <w:rPr>
          <w:rFonts w:ascii="inherit" w:hAnsi="inherit"/>
          <w:color w:val="00B050"/>
          <w:sz w:val="27"/>
          <w:szCs w:val="27"/>
        </w:rPr>
        <w:t xml:space="preserve"> DNS Checks (Optional)</w:t>
      </w:r>
    </w:p>
    <w:p w14:paraId="2B0281A2" w14:textId="77777777" w:rsidR="00C22F4C" w:rsidRDefault="00C22F4C" w:rsidP="00C22F4C">
      <w:pPr>
        <w:numPr>
          <w:ilvl w:val="2"/>
          <w:numId w:val="37"/>
        </w:numPr>
        <w:shd w:val="clear" w:color="auto" w:fill="FFFFFF"/>
        <w:spacing w:after="0"/>
        <w:ind w:left="3375"/>
        <w:textAlignment w:val="baseline"/>
        <w:divId w:val="1213736252"/>
        <w:rPr>
          <w:rFonts w:ascii="inherit" w:hAnsi="inherit"/>
          <w:color w:val="666666"/>
          <w:sz w:val="27"/>
          <w:szCs w:val="27"/>
        </w:rPr>
      </w:pPr>
      <w:r>
        <w:rPr>
          <w:rFonts w:ascii="inherit" w:hAnsi="inherit"/>
          <w:color w:val="666666"/>
          <w:sz w:val="27"/>
          <w:szCs w:val="27"/>
        </w:rPr>
        <w:t xml:space="preserve">Disabling </w:t>
      </w:r>
      <w:proofErr w:type="spellStart"/>
      <w:r>
        <w:rPr>
          <w:rFonts w:ascii="inherit" w:hAnsi="inherit"/>
          <w:color w:val="666666"/>
          <w:sz w:val="27"/>
          <w:szCs w:val="27"/>
        </w:rPr>
        <w:t>sshd</w:t>
      </w:r>
      <w:proofErr w:type="spellEnd"/>
      <w:r>
        <w:rPr>
          <w:rFonts w:ascii="inherit" w:hAnsi="inherit"/>
          <w:color w:val="666666"/>
          <w:sz w:val="27"/>
          <w:szCs w:val="27"/>
        </w:rPr>
        <w:t xml:space="preserve"> DNS checks slightly weakens your </w:t>
      </w:r>
      <w:proofErr w:type="spellStart"/>
      <w:r>
        <w:rPr>
          <w:rFonts w:ascii="inherit" w:hAnsi="inherit"/>
          <w:color w:val="666666"/>
          <w:sz w:val="27"/>
          <w:szCs w:val="27"/>
        </w:rPr>
        <w:t>sshd</w:t>
      </w:r>
      <w:proofErr w:type="spellEnd"/>
      <w:r>
        <w:rPr>
          <w:rFonts w:ascii="inherit" w:hAnsi="inherit"/>
          <w:color w:val="666666"/>
          <w:sz w:val="27"/>
          <w:szCs w:val="27"/>
        </w:rPr>
        <w:t xml:space="preserve"> security. However, if DNS resolution fails, SSH logins still work. If you do not disable </w:t>
      </w:r>
      <w:proofErr w:type="spellStart"/>
      <w:r>
        <w:rPr>
          <w:rFonts w:ascii="inherit" w:hAnsi="inherit"/>
          <w:color w:val="666666"/>
          <w:sz w:val="27"/>
          <w:szCs w:val="27"/>
        </w:rPr>
        <w:t>sshd</w:t>
      </w:r>
      <w:proofErr w:type="spellEnd"/>
      <w:r>
        <w:rPr>
          <w:rFonts w:ascii="inherit" w:hAnsi="inherit"/>
          <w:color w:val="666666"/>
          <w:sz w:val="27"/>
          <w:szCs w:val="27"/>
        </w:rPr>
        <w:t xml:space="preserve"> checks, DNS resolution failures prevent all logins.</w:t>
      </w:r>
    </w:p>
    <w:p w14:paraId="1A33E976" w14:textId="77777777" w:rsidR="00C22F4C" w:rsidRPr="0024777D" w:rsidRDefault="00C22F4C" w:rsidP="00C22F4C">
      <w:pPr>
        <w:numPr>
          <w:ilvl w:val="1"/>
          <w:numId w:val="37"/>
        </w:numPr>
        <w:shd w:val="clear" w:color="auto" w:fill="FFFFFF"/>
        <w:spacing w:after="0"/>
        <w:ind w:left="2250"/>
        <w:textAlignment w:val="baseline"/>
        <w:divId w:val="1213736252"/>
        <w:rPr>
          <w:rFonts w:ascii="inherit" w:hAnsi="inherit"/>
          <w:color w:val="00B050"/>
          <w:sz w:val="27"/>
          <w:szCs w:val="27"/>
        </w:rPr>
      </w:pPr>
      <w:r w:rsidRPr="0024777D">
        <w:rPr>
          <w:rFonts w:ascii="inherit" w:hAnsi="inherit"/>
          <w:color w:val="00B050"/>
          <w:sz w:val="27"/>
          <w:szCs w:val="27"/>
        </w:rPr>
        <w:t>Identify Yourself</w:t>
      </w:r>
    </w:p>
    <w:p w14:paraId="549023E4" w14:textId="77777777" w:rsidR="00C22F4C" w:rsidRPr="0024777D" w:rsidRDefault="00C22F4C" w:rsidP="00C22F4C">
      <w:pPr>
        <w:numPr>
          <w:ilvl w:val="2"/>
          <w:numId w:val="37"/>
        </w:numPr>
        <w:shd w:val="clear" w:color="auto" w:fill="FFFFFF"/>
        <w:spacing w:after="0"/>
        <w:ind w:left="3375"/>
        <w:textAlignment w:val="baseline"/>
        <w:divId w:val="1213736252"/>
        <w:rPr>
          <w:rFonts w:ascii="inherit" w:hAnsi="inherit"/>
          <w:color w:val="00B050"/>
          <w:sz w:val="27"/>
          <w:szCs w:val="27"/>
        </w:rPr>
      </w:pPr>
      <w:r w:rsidRPr="0024777D">
        <w:rPr>
          <w:rFonts w:ascii="inherit" w:hAnsi="inherit"/>
          <w:color w:val="00B050"/>
          <w:sz w:val="27"/>
          <w:szCs w:val="27"/>
        </w:rPr>
        <w:t>AMI is only represented by an account ID without any further information, so it is better to provide more information to help describe the AMI</w:t>
      </w:r>
    </w:p>
    <w:p w14:paraId="38BDBB5E" w14:textId="77777777" w:rsidR="00C22F4C" w:rsidRPr="0024777D" w:rsidRDefault="00C22F4C" w:rsidP="00C22F4C">
      <w:pPr>
        <w:numPr>
          <w:ilvl w:val="1"/>
          <w:numId w:val="37"/>
        </w:numPr>
        <w:shd w:val="clear" w:color="auto" w:fill="FFFFFF"/>
        <w:spacing w:after="0"/>
        <w:ind w:left="2250"/>
        <w:textAlignment w:val="baseline"/>
        <w:divId w:val="1213736252"/>
        <w:rPr>
          <w:rFonts w:ascii="inherit" w:hAnsi="inherit"/>
          <w:color w:val="00B050"/>
          <w:sz w:val="27"/>
          <w:szCs w:val="27"/>
        </w:rPr>
      </w:pPr>
      <w:r w:rsidRPr="0024777D">
        <w:rPr>
          <w:rFonts w:ascii="inherit" w:hAnsi="inherit"/>
          <w:color w:val="00B050"/>
          <w:sz w:val="27"/>
          <w:szCs w:val="27"/>
        </w:rPr>
        <w:t>Protect Yourself</w:t>
      </w:r>
    </w:p>
    <w:p w14:paraId="61C9E14F" w14:textId="77777777" w:rsidR="00C22F4C" w:rsidRDefault="00C22F4C" w:rsidP="00C22F4C">
      <w:pPr>
        <w:numPr>
          <w:ilvl w:val="2"/>
          <w:numId w:val="37"/>
        </w:numPr>
        <w:shd w:val="clear" w:color="auto" w:fill="FFFFFF"/>
        <w:spacing w:after="0"/>
        <w:ind w:left="3375"/>
        <w:textAlignment w:val="baseline"/>
        <w:divId w:val="1213736252"/>
        <w:rPr>
          <w:rFonts w:ascii="inherit" w:hAnsi="inherit"/>
          <w:color w:val="666666"/>
          <w:sz w:val="27"/>
          <w:szCs w:val="27"/>
        </w:rPr>
      </w:pPr>
      <w:r>
        <w:rPr>
          <w:rFonts w:ascii="inherit" w:hAnsi="inherit"/>
          <w:color w:val="666666"/>
          <w:sz w:val="27"/>
          <w:szCs w:val="27"/>
        </w:rPr>
        <w:t>Don’t store any sensitive data or software on the AMI</w:t>
      </w:r>
    </w:p>
    <w:p w14:paraId="18D57D93" w14:textId="77777777" w:rsidR="00C22F4C" w:rsidRDefault="00C22F4C" w:rsidP="00C22F4C">
      <w:pPr>
        <w:numPr>
          <w:ilvl w:val="2"/>
          <w:numId w:val="37"/>
        </w:numPr>
        <w:shd w:val="clear" w:color="auto" w:fill="FFFFFF"/>
        <w:spacing w:after="0"/>
        <w:ind w:left="3375"/>
        <w:textAlignment w:val="baseline"/>
        <w:divId w:val="1213736252"/>
        <w:rPr>
          <w:rFonts w:ascii="inherit" w:hAnsi="inherit"/>
          <w:color w:val="666666"/>
          <w:sz w:val="27"/>
          <w:szCs w:val="27"/>
        </w:rPr>
      </w:pPr>
      <w:r>
        <w:rPr>
          <w:rFonts w:ascii="inherit" w:hAnsi="inherit"/>
          <w:color w:val="666666"/>
          <w:sz w:val="27"/>
          <w:szCs w:val="27"/>
        </w:rPr>
        <w:t>Exclude &amp; Skip any directories holding sensitive data or secret information and delete the shell history before creating an AMI</w:t>
      </w:r>
    </w:p>
    <w:p w14:paraId="513F3D21" w14:textId="77777777" w:rsidR="00C22F4C" w:rsidRDefault="00C22F4C">
      <w:pPr>
        <w:pStyle w:val="Heading2"/>
        <w:shd w:val="clear" w:color="auto" w:fill="FFFFFF"/>
        <w:spacing w:before="0"/>
        <w:textAlignment w:val="baseline"/>
        <w:divId w:val="1213736252"/>
        <w:rPr>
          <w:rFonts w:ascii="Georgia" w:hAnsi="Georgia"/>
          <w:b w:val="0"/>
          <w:bCs w:val="0"/>
          <w:color w:val="666666"/>
          <w:sz w:val="42"/>
          <w:szCs w:val="42"/>
        </w:rPr>
      </w:pPr>
      <w:r>
        <w:rPr>
          <w:rFonts w:ascii="inherit" w:hAnsi="inherit"/>
          <w:b w:val="0"/>
          <w:bCs w:val="0"/>
          <w:color w:val="666666"/>
          <w:sz w:val="42"/>
          <w:szCs w:val="42"/>
          <w:bdr w:val="none" w:sz="0" w:space="0" w:color="auto" w:frame="1"/>
        </w:rPr>
        <w:t>AMI lifecycle</w:t>
      </w:r>
    </w:p>
    <w:p w14:paraId="0218F4D5" w14:textId="77777777" w:rsidR="00C22F4C" w:rsidRDefault="00C22F4C" w:rsidP="00C22F4C">
      <w:pPr>
        <w:numPr>
          <w:ilvl w:val="0"/>
          <w:numId w:val="38"/>
        </w:numPr>
        <w:shd w:val="clear" w:color="auto" w:fill="FFFFFF"/>
        <w:spacing w:after="0"/>
        <w:ind w:left="2250"/>
        <w:textAlignment w:val="baseline"/>
        <w:divId w:val="1213736252"/>
        <w:rPr>
          <w:rFonts w:ascii="inherit" w:hAnsi="inherit"/>
          <w:color w:val="666666"/>
          <w:sz w:val="27"/>
          <w:szCs w:val="27"/>
        </w:rPr>
      </w:pPr>
    </w:p>
    <w:p w14:paraId="12753AB1" w14:textId="77777777" w:rsidR="00C22F4C" w:rsidRDefault="00C22F4C" w:rsidP="00C22F4C">
      <w:pPr>
        <w:numPr>
          <w:ilvl w:val="1"/>
          <w:numId w:val="38"/>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Create and register an AMI</w:t>
      </w:r>
    </w:p>
    <w:p w14:paraId="36594B55" w14:textId="77777777" w:rsidR="00C22F4C" w:rsidRDefault="00C22F4C" w:rsidP="00C22F4C">
      <w:pPr>
        <w:numPr>
          <w:ilvl w:val="1"/>
          <w:numId w:val="38"/>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launch new instances. (You can also launch instances from an AMI if the AMI owner grants you launch permissions)</w:t>
      </w:r>
    </w:p>
    <w:p w14:paraId="1AABBABF" w14:textId="77777777" w:rsidR="00C22F4C" w:rsidRDefault="00C22F4C" w:rsidP="00C22F4C">
      <w:pPr>
        <w:numPr>
          <w:ilvl w:val="1"/>
          <w:numId w:val="38"/>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Copy an AMI to the same region or to different regions.</w:t>
      </w:r>
    </w:p>
    <w:p w14:paraId="4927F413" w14:textId="77777777" w:rsidR="00C22F4C" w:rsidRDefault="00C22F4C" w:rsidP="00C22F4C">
      <w:pPr>
        <w:numPr>
          <w:ilvl w:val="1"/>
          <w:numId w:val="38"/>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Deregister the AMI, when finished launching instance from an AMI</w:t>
      </w:r>
    </w:p>
    <w:p w14:paraId="1CCB49B5" w14:textId="7828801C" w:rsidR="00C22F4C" w:rsidRDefault="00C22F4C">
      <w:pPr>
        <w:pStyle w:val="Heading2"/>
        <w:shd w:val="clear" w:color="auto" w:fill="FFFFFF"/>
        <w:spacing w:before="405" w:after="405"/>
        <w:textAlignment w:val="baseline"/>
        <w:divId w:val="1213736252"/>
        <w:rPr>
          <w:rFonts w:ascii="Georgia" w:hAnsi="Georgia"/>
          <w:b w:val="0"/>
          <w:bCs w:val="0"/>
          <w:color w:val="666666"/>
          <w:sz w:val="42"/>
          <w:szCs w:val="42"/>
        </w:rPr>
      </w:pPr>
      <w:r>
        <w:rPr>
          <w:rFonts w:ascii="Georgia" w:hAnsi="Georgia"/>
          <w:b w:val="0"/>
          <w:bCs w:val="0"/>
          <w:noProof/>
          <w:color w:val="666666"/>
          <w:sz w:val="42"/>
          <w:szCs w:val="42"/>
        </w:rPr>
        <w:drawing>
          <wp:inline distT="0" distB="0" distL="0" distR="0" wp14:anchorId="3F87B15D" wp14:editId="171E156C">
            <wp:extent cx="4533900" cy="1828800"/>
            <wp:effectExtent l="0" t="0" r="0" b="0"/>
            <wp:docPr id="6" name="Picture 6" descr="AMI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I Lifecyc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1828800"/>
                    </a:xfrm>
                    <a:prstGeom prst="rect">
                      <a:avLst/>
                    </a:prstGeom>
                    <a:noFill/>
                    <a:ln>
                      <a:noFill/>
                    </a:ln>
                  </pic:spPr>
                </pic:pic>
              </a:graphicData>
            </a:graphic>
          </wp:inline>
        </w:drawing>
      </w:r>
    </w:p>
    <w:p w14:paraId="3DD75F33" w14:textId="77777777" w:rsidR="00C22F4C" w:rsidRDefault="00C22F4C">
      <w:pPr>
        <w:pStyle w:val="Heading3"/>
        <w:shd w:val="clear" w:color="auto" w:fill="FFFFFF"/>
        <w:spacing w:before="405" w:after="405"/>
        <w:textAlignment w:val="baseline"/>
        <w:divId w:val="1213736252"/>
        <w:rPr>
          <w:rFonts w:ascii="Georgia" w:hAnsi="Georgia"/>
          <w:b w:val="0"/>
          <w:bCs w:val="0"/>
          <w:color w:val="666666"/>
          <w:sz w:val="36"/>
          <w:szCs w:val="36"/>
        </w:rPr>
      </w:pPr>
      <w:r>
        <w:rPr>
          <w:rFonts w:ascii="Georgia" w:hAnsi="Georgia"/>
          <w:b w:val="0"/>
          <w:bCs w:val="0"/>
          <w:color w:val="666666"/>
          <w:sz w:val="36"/>
          <w:szCs w:val="36"/>
        </w:rPr>
        <w:t>AMI Creation</w:t>
      </w:r>
    </w:p>
    <w:p w14:paraId="0A6BF515" w14:textId="77777777" w:rsidR="00C22F4C" w:rsidRDefault="00C22F4C">
      <w:pPr>
        <w:pStyle w:val="Heading4"/>
        <w:shd w:val="clear" w:color="auto" w:fill="FFFFFF"/>
        <w:spacing w:before="405" w:after="405"/>
        <w:textAlignment w:val="baseline"/>
        <w:divId w:val="1213736252"/>
        <w:rPr>
          <w:rFonts w:ascii="Georgia" w:hAnsi="Georgia"/>
          <w:b/>
          <w:bCs/>
          <w:color w:val="666666"/>
          <w:sz w:val="30"/>
          <w:szCs w:val="30"/>
        </w:rPr>
      </w:pPr>
      <w:r>
        <w:rPr>
          <w:rFonts w:ascii="Georgia" w:hAnsi="Georgia"/>
          <w:b/>
          <w:bCs/>
          <w:color w:val="666666"/>
          <w:sz w:val="30"/>
          <w:szCs w:val="30"/>
        </w:rPr>
        <w:t>EBS-Backed Linux AMI</w:t>
      </w:r>
    </w:p>
    <w:p w14:paraId="6AA5DA07" w14:textId="316CA472" w:rsidR="00C22F4C" w:rsidRDefault="00C22F4C">
      <w:pPr>
        <w:pStyle w:val="NormalWeb"/>
        <w:shd w:val="clear" w:color="auto" w:fill="FFFFFF"/>
        <w:spacing w:after="405"/>
        <w:textAlignment w:val="baseline"/>
        <w:divId w:val="1213736252"/>
        <w:rPr>
          <w:rFonts w:ascii="Georgia" w:hAnsi="Georgia"/>
          <w:color w:val="666666"/>
          <w:sz w:val="27"/>
          <w:szCs w:val="27"/>
        </w:rPr>
      </w:pPr>
      <w:r>
        <w:rPr>
          <w:rFonts w:ascii="Georgia" w:hAnsi="Georgia"/>
          <w:noProof/>
          <w:color w:val="666666"/>
          <w:sz w:val="27"/>
          <w:szCs w:val="27"/>
        </w:rPr>
        <w:drawing>
          <wp:inline distT="0" distB="0" distL="0" distR="0" wp14:anchorId="53AC1ECA" wp14:editId="1C027C69">
            <wp:extent cx="12703905" cy="28803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12022" cy="2882200"/>
                    </a:xfrm>
                    <a:prstGeom prst="rect">
                      <a:avLst/>
                    </a:prstGeom>
                    <a:noFill/>
                    <a:ln>
                      <a:noFill/>
                    </a:ln>
                  </pic:spPr>
                </pic:pic>
              </a:graphicData>
            </a:graphic>
          </wp:inline>
        </w:drawing>
      </w:r>
    </w:p>
    <w:p w14:paraId="77AA2F9B" w14:textId="77777777" w:rsidR="00C22F4C" w:rsidRPr="0024777D" w:rsidRDefault="00C22F4C" w:rsidP="00C22F4C">
      <w:pPr>
        <w:numPr>
          <w:ilvl w:val="0"/>
          <w:numId w:val="39"/>
        </w:numPr>
        <w:shd w:val="clear" w:color="auto" w:fill="FFFFFF"/>
        <w:spacing w:after="0"/>
        <w:ind w:left="1125"/>
        <w:textAlignment w:val="baseline"/>
        <w:divId w:val="1213736252"/>
        <w:rPr>
          <w:rFonts w:ascii="inherit" w:hAnsi="inherit"/>
          <w:color w:val="00B050"/>
          <w:sz w:val="27"/>
          <w:szCs w:val="27"/>
        </w:rPr>
      </w:pPr>
      <w:r w:rsidRPr="0024777D">
        <w:rPr>
          <w:rFonts w:ascii="inherit" w:hAnsi="inherit"/>
          <w:color w:val="00B050"/>
          <w:sz w:val="27"/>
          <w:szCs w:val="27"/>
        </w:rPr>
        <w:t>EBS-Backed Linux AMI can be created from the instance directly or from the EBS snapshot</w:t>
      </w:r>
    </w:p>
    <w:p w14:paraId="56F1512E" w14:textId="77777777" w:rsidR="00C22F4C" w:rsidRDefault="00C22F4C" w:rsidP="00C22F4C">
      <w:pPr>
        <w:numPr>
          <w:ilvl w:val="0"/>
          <w:numId w:val="39"/>
        </w:numPr>
        <w:shd w:val="clear" w:color="auto" w:fill="FFFFFF"/>
        <w:spacing w:after="0"/>
        <w:ind w:left="1125"/>
        <w:textAlignment w:val="baseline"/>
        <w:divId w:val="1213736252"/>
        <w:rPr>
          <w:rFonts w:ascii="inherit" w:hAnsi="inherit"/>
          <w:color w:val="666666"/>
          <w:sz w:val="27"/>
          <w:szCs w:val="27"/>
        </w:rPr>
      </w:pPr>
      <w:r>
        <w:rPr>
          <w:rFonts w:ascii="inherit" w:hAnsi="inherit"/>
          <w:color w:val="666666"/>
          <w:sz w:val="27"/>
          <w:szCs w:val="27"/>
        </w:rPr>
        <w:t xml:space="preserve">EBS-backed </w:t>
      </w:r>
      <w:proofErr w:type="spellStart"/>
      <w:r>
        <w:rPr>
          <w:rFonts w:ascii="inherit" w:hAnsi="inherit"/>
          <w:color w:val="666666"/>
          <w:sz w:val="27"/>
          <w:szCs w:val="27"/>
        </w:rPr>
        <w:t>linux</w:t>
      </w:r>
      <w:proofErr w:type="spellEnd"/>
      <w:r>
        <w:rPr>
          <w:rFonts w:ascii="inherit" w:hAnsi="inherit"/>
          <w:color w:val="666666"/>
          <w:sz w:val="27"/>
          <w:szCs w:val="27"/>
        </w:rPr>
        <w:t xml:space="preserve"> AMI creation </w:t>
      </w:r>
      <w:proofErr w:type="gramStart"/>
      <w:r>
        <w:rPr>
          <w:rFonts w:ascii="inherit" w:hAnsi="inherit"/>
          <w:color w:val="666666"/>
          <w:sz w:val="27"/>
          <w:szCs w:val="27"/>
        </w:rPr>
        <w:t>process :</w:t>
      </w:r>
      <w:proofErr w:type="gramEnd"/>
      <w:r>
        <w:rPr>
          <w:rFonts w:ascii="inherit" w:hAnsi="inherit"/>
          <w:color w:val="666666"/>
          <w:sz w:val="27"/>
          <w:szCs w:val="27"/>
        </w:rPr>
        <w:t>-</w:t>
      </w:r>
    </w:p>
    <w:p w14:paraId="02C445EE" w14:textId="77777777" w:rsidR="00C22F4C" w:rsidRDefault="00C22F4C" w:rsidP="00C22F4C">
      <w:pPr>
        <w:numPr>
          <w:ilvl w:val="1"/>
          <w:numId w:val="39"/>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 xml:space="preserve">Select an AMI #1 </w:t>
      </w:r>
      <w:proofErr w:type="gramStart"/>
      <w:r>
        <w:rPr>
          <w:rFonts w:ascii="inherit" w:hAnsi="inherit"/>
          <w:color w:val="666666"/>
          <w:sz w:val="27"/>
          <w:szCs w:val="27"/>
        </w:rPr>
        <w:t>similar to</w:t>
      </w:r>
      <w:proofErr w:type="gramEnd"/>
      <w:r>
        <w:rPr>
          <w:rFonts w:ascii="inherit" w:hAnsi="inherit"/>
          <w:color w:val="666666"/>
          <w:sz w:val="27"/>
          <w:szCs w:val="27"/>
        </w:rPr>
        <w:t xml:space="preserve"> what you want to have your new AMI #2</w:t>
      </w:r>
    </w:p>
    <w:p w14:paraId="3EBB645F" w14:textId="77777777" w:rsidR="00C22F4C" w:rsidRDefault="00C22F4C" w:rsidP="00C22F4C">
      <w:pPr>
        <w:numPr>
          <w:ilvl w:val="1"/>
          <w:numId w:val="39"/>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Launch an Instance from AMI #1 and configure it accordingly</w:t>
      </w:r>
    </w:p>
    <w:p w14:paraId="36067119" w14:textId="77777777" w:rsidR="00C22F4C" w:rsidRDefault="00C22F4C" w:rsidP="00C22F4C">
      <w:pPr>
        <w:numPr>
          <w:ilvl w:val="1"/>
          <w:numId w:val="39"/>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Stop the instance to ensure data integrity</w:t>
      </w:r>
    </w:p>
    <w:p w14:paraId="302D9BBB" w14:textId="77777777" w:rsidR="00C22F4C" w:rsidRDefault="00C22F4C" w:rsidP="00C22F4C">
      <w:pPr>
        <w:numPr>
          <w:ilvl w:val="1"/>
          <w:numId w:val="39"/>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Create AMI #2 OR create an EBS snapshot and then create an AMI #2 from the snapshot</w:t>
      </w:r>
    </w:p>
    <w:p w14:paraId="60BC31FE" w14:textId="77777777" w:rsidR="00C22F4C" w:rsidRDefault="00C22F4C" w:rsidP="00C22F4C">
      <w:pPr>
        <w:numPr>
          <w:ilvl w:val="1"/>
          <w:numId w:val="39"/>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Amazon automatically register the EBS-backed AMI</w:t>
      </w:r>
    </w:p>
    <w:p w14:paraId="2ED6CE0B" w14:textId="77777777" w:rsidR="00C22F4C" w:rsidRDefault="00C22F4C" w:rsidP="00C22F4C">
      <w:pPr>
        <w:numPr>
          <w:ilvl w:val="1"/>
          <w:numId w:val="39"/>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AMI #2 can be now used to launch new instances</w:t>
      </w:r>
    </w:p>
    <w:p w14:paraId="01AB3DA3" w14:textId="77777777" w:rsidR="00C22F4C" w:rsidRPr="0024777D" w:rsidRDefault="00C22F4C" w:rsidP="00C22F4C">
      <w:pPr>
        <w:numPr>
          <w:ilvl w:val="0"/>
          <w:numId w:val="39"/>
        </w:numPr>
        <w:shd w:val="clear" w:color="auto" w:fill="FFFFFF"/>
        <w:spacing w:after="0"/>
        <w:ind w:left="1125"/>
        <w:textAlignment w:val="baseline"/>
        <w:divId w:val="1213736252"/>
        <w:rPr>
          <w:rFonts w:ascii="inherit" w:hAnsi="inherit"/>
          <w:color w:val="00B050"/>
          <w:sz w:val="27"/>
          <w:szCs w:val="27"/>
        </w:rPr>
      </w:pPr>
      <w:r w:rsidRPr="0024777D">
        <w:rPr>
          <w:rFonts w:ascii="inherit" w:hAnsi="inherit"/>
          <w:color w:val="00B050"/>
          <w:sz w:val="27"/>
          <w:szCs w:val="27"/>
        </w:rPr>
        <w:t xml:space="preserve">By default, EC2 shuts down the instance, takes snapshots of any attached volumes, </w:t>
      </w:r>
      <w:proofErr w:type="gramStart"/>
      <w:r w:rsidRPr="0024777D">
        <w:rPr>
          <w:rFonts w:ascii="inherit" w:hAnsi="inherit"/>
          <w:color w:val="00B050"/>
          <w:sz w:val="27"/>
          <w:szCs w:val="27"/>
        </w:rPr>
        <w:t>creates</w:t>
      </w:r>
      <w:proofErr w:type="gramEnd"/>
      <w:r w:rsidRPr="0024777D">
        <w:rPr>
          <w:rFonts w:ascii="inherit" w:hAnsi="inherit"/>
          <w:color w:val="00B050"/>
          <w:sz w:val="27"/>
          <w:szCs w:val="27"/>
        </w:rPr>
        <w:t xml:space="preserve"> and registers the AMI, and then reboots the instance.</w:t>
      </w:r>
    </w:p>
    <w:p w14:paraId="21684E30" w14:textId="77777777" w:rsidR="00C22F4C" w:rsidRPr="0024777D" w:rsidRDefault="00C22F4C" w:rsidP="00C22F4C">
      <w:pPr>
        <w:numPr>
          <w:ilvl w:val="0"/>
          <w:numId w:val="39"/>
        </w:numPr>
        <w:shd w:val="clear" w:color="auto" w:fill="FFFFFF"/>
        <w:spacing w:after="0"/>
        <w:ind w:left="1125"/>
        <w:textAlignment w:val="baseline"/>
        <w:divId w:val="1213736252"/>
        <w:rPr>
          <w:rFonts w:ascii="inherit" w:hAnsi="inherit"/>
          <w:color w:val="00B050"/>
          <w:sz w:val="27"/>
          <w:szCs w:val="27"/>
        </w:rPr>
      </w:pPr>
      <w:r w:rsidRPr="0024777D">
        <w:rPr>
          <w:rFonts w:ascii="inherit" w:hAnsi="inherit"/>
          <w:color w:val="00B050"/>
          <w:sz w:val="27"/>
          <w:szCs w:val="27"/>
        </w:rPr>
        <w:t>Shut down &amp; Reboot of the Instance can be prevented using the </w:t>
      </w:r>
      <w:r w:rsidRPr="0024777D">
        <w:rPr>
          <w:rStyle w:val="Emphasis"/>
          <w:rFonts w:ascii="inherit" w:hAnsi="inherit"/>
          <w:b/>
          <w:bCs/>
          <w:color w:val="00B050"/>
          <w:sz w:val="27"/>
          <w:szCs w:val="27"/>
          <w:bdr w:val="none" w:sz="0" w:space="0" w:color="auto" w:frame="1"/>
        </w:rPr>
        <w:t>No reboot</w:t>
      </w:r>
      <w:r w:rsidRPr="0024777D">
        <w:rPr>
          <w:rFonts w:ascii="inherit" w:hAnsi="inherit"/>
          <w:color w:val="00B050"/>
          <w:sz w:val="27"/>
          <w:szCs w:val="27"/>
        </w:rPr>
        <w:t> option, however the file system integrity of the created image can’t be guaranteed</w:t>
      </w:r>
    </w:p>
    <w:p w14:paraId="398C5537" w14:textId="77777777" w:rsidR="00C22F4C" w:rsidRPr="0079349D" w:rsidRDefault="00C22F4C" w:rsidP="00C22F4C">
      <w:pPr>
        <w:numPr>
          <w:ilvl w:val="0"/>
          <w:numId w:val="39"/>
        </w:numPr>
        <w:shd w:val="clear" w:color="auto" w:fill="FFFFFF"/>
        <w:spacing w:after="0"/>
        <w:ind w:left="1125"/>
        <w:textAlignment w:val="baseline"/>
        <w:divId w:val="1213736252"/>
        <w:rPr>
          <w:rFonts w:ascii="inherit" w:hAnsi="inherit"/>
          <w:color w:val="00B050"/>
          <w:sz w:val="27"/>
          <w:szCs w:val="27"/>
        </w:rPr>
      </w:pPr>
      <w:r w:rsidRPr="0079349D">
        <w:rPr>
          <w:rFonts w:ascii="inherit" w:hAnsi="inherit"/>
          <w:color w:val="00B050"/>
          <w:sz w:val="27"/>
          <w:szCs w:val="27"/>
        </w:rPr>
        <w:t>EC2 creates snapshots of the instance’s root volume and any other EBS volumes attached to the instance. If any volumes attached to the instance are encrypted, the new AMI only launches successfully on instances that support Amazon EBS encryption</w:t>
      </w:r>
    </w:p>
    <w:p w14:paraId="57ADFE4A" w14:textId="77777777" w:rsidR="00C22F4C" w:rsidRDefault="00C22F4C" w:rsidP="00C22F4C">
      <w:pPr>
        <w:numPr>
          <w:ilvl w:val="0"/>
          <w:numId w:val="39"/>
        </w:numPr>
        <w:shd w:val="clear" w:color="auto" w:fill="FFFFFF"/>
        <w:spacing w:after="0"/>
        <w:ind w:left="1125"/>
        <w:textAlignment w:val="baseline"/>
        <w:divId w:val="1213736252"/>
        <w:rPr>
          <w:rFonts w:ascii="inherit" w:hAnsi="inherit"/>
          <w:color w:val="666666"/>
          <w:sz w:val="27"/>
          <w:szCs w:val="27"/>
        </w:rPr>
      </w:pPr>
      <w:r>
        <w:rPr>
          <w:rFonts w:ascii="inherit" w:hAnsi="inherit"/>
          <w:color w:val="666666"/>
          <w:sz w:val="27"/>
          <w:szCs w:val="27"/>
        </w:rPr>
        <w:t>For any additional instance-store volumes or EBS volumes, the block device mapping for the new AMI contains information for these volumes, and the block device mappings for instances that you launch from the new AMI automatically contain information for these volumes.</w:t>
      </w:r>
    </w:p>
    <w:p w14:paraId="49013885" w14:textId="77777777" w:rsidR="00C22F4C" w:rsidRPr="0079349D" w:rsidRDefault="00C22F4C" w:rsidP="00C22F4C">
      <w:pPr>
        <w:numPr>
          <w:ilvl w:val="0"/>
          <w:numId w:val="39"/>
        </w:numPr>
        <w:shd w:val="clear" w:color="auto" w:fill="FFFFFF"/>
        <w:spacing w:after="0"/>
        <w:ind w:left="1125"/>
        <w:textAlignment w:val="baseline"/>
        <w:divId w:val="1213736252"/>
        <w:rPr>
          <w:rFonts w:ascii="inherit" w:hAnsi="inherit"/>
          <w:color w:val="00B050"/>
          <w:sz w:val="27"/>
          <w:szCs w:val="27"/>
        </w:rPr>
      </w:pPr>
      <w:r w:rsidRPr="0079349D">
        <w:rPr>
          <w:rFonts w:ascii="inherit" w:hAnsi="inherit"/>
          <w:color w:val="00B050"/>
          <w:sz w:val="27"/>
          <w:szCs w:val="27"/>
        </w:rPr>
        <w:t>While data on EBS volumes persists, the Instance-store volumes specified in the block device mapping for the new instance are new and don’t contain any data from the instance store volumes of the instance you used to create the AMI.</w:t>
      </w:r>
    </w:p>
    <w:p w14:paraId="4EE225C6" w14:textId="77777777" w:rsidR="00C22F4C" w:rsidRPr="0079349D" w:rsidRDefault="00C22F4C" w:rsidP="00C22F4C">
      <w:pPr>
        <w:numPr>
          <w:ilvl w:val="0"/>
          <w:numId w:val="39"/>
        </w:numPr>
        <w:shd w:val="clear" w:color="auto" w:fill="FFFFFF"/>
        <w:spacing w:after="0"/>
        <w:ind w:left="1125"/>
        <w:textAlignment w:val="baseline"/>
        <w:divId w:val="1213736252"/>
        <w:rPr>
          <w:rFonts w:ascii="inherit" w:hAnsi="inherit"/>
          <w:color w:val="00B050"/>
          <w:sz w:val="27"/>
          <w:szCs w:val="27"/>
        </w:rPr>
      </w:pPr>
      <w:r w:rsidRPr="0079349D">
        <w:rPr>
          <w:rFonts w:ascii="inherit" w:hAnsi="inherit"/>
          <w:color w:val="00B050"/>
          <w:sz w:val="27"/>
          <w:szCs w:val="27"/>
        </w:rPr>
        <w:t>Its more efficient to create an EBS-backed AMI with EBS snapshots already taken as the snapshot created during AMI creation is just an incremental one</w:t>
      </w:r>
    </w:p>
    <w:p w14:paraId="54D00681" w14:textId="77777777" w:rsidR="00C22F4C" w:rsidRPr="0079349D" w:rsidRDefault="00C22F4C" w:rsidP="00C22F4C">
      <w:pPr>
        <w:numPr>
          <w:ilvl w:val="0"/>
          <w:numId w:val="39"/>
        </w:numPr>
        <w:shd w:val="clear" w:color="auto" w:fill="FFFFFF"/>
        <w:spacing w:after="0"/>
        <w:ind w:left="1125"/>
        <w:textAlignment w:val="baseline"/>
        <w:divId w:val="1213736252"/>
        <w:rPr>
          <w:rFonts w:ascii="inherit" w:hAnsi="inherit"/>
          <w:color w:val="00B050"/>
          <w:sz w:val="27"/>
          <w:szCs w:val="27"/>
        </w:rPr>
      </w:pPr>
      <w:r w:rsidRPr="0079349D">
        <w:rPr>
          <w:rFonts w:ascii="inherit" w:hAnsi="inherit"/>
          <w:color w:val="00B050"/>
          <w:sz w:val="27"/>
          <w:szCs w:val="27"/>
        </w:rPr>
        <w:t>You are charged for the storage of both the AMI and the snapshots</w:t>
      </w:r>
    </w:p>
    <w:p w14:paraId="4B965A14" w14:textId="77777777" w:rsidR="00C22F4C" w:rsidRDefault="00C22F4C">
      <w:pPr>
        <w:pStyle w:val="Heading4"/>
        <w:shd w:val="clear" w:color="auto" w:fill="FFFFFF"/>
        <w:spacing w:before="405" w:after="405"/>
        <w:textAlignment w:val="baseline"/>
        <w:divId w:val="1213736252"/>
        <w:rPr>
          <w:rFonts w:ascii="Georgia" w:hAnsi="Georgia"/>
          <w:color w:val="666666"/>
          <w:sz w:val="30"/>
          <w:szCs w:val="30"/>
        </w:rPr>
      </w:pPr>
      <w:r>
        <w:rPr>
          <w:rFonts w:ascii="Georgia" w:hAnsi="Georgia"/>
          <w:b/>
          <w:bCs/>
          <w:color w:val="666666"/>
          <w:sz w:val="30"/>
          <w:szCs w:val="30"/>
        </w:rPr>
        <w:t>Instance Store-Backed Linux AMI</w:t>
      </w:r>
    </w:p>
    <w:p w14:paraId="620A9B96" w14:textId="25F107E1" w:rsidR="00C22F4C" w:rsidRDefault="00C22F4C">
      <w:pPr>
        <w:pStyle w:val="NormalWeb"/>
        <w:shd w:val="clear" w:color="auto" w:fill="FFFFFF"/>
        <w:spacing w:after="405"/>
        <w:textAlignment w:val="baseline"/>
        <w:divId w:val="1213736252"/>
        <w:rPr>
          <w:rFonts w:ascii="Georgia" w:hAnsi="Georgia"/>
          <w:color w:val="666666"/>
          <w:sz w:val="27"/>
          <w:szCs w:val="27"/>
        </w:rPr>
      </w:pPr>
      <w:r>
        <w:rPr>
          <w:rFonts w:ascii="Georgia" w:hAnsi="Georgia"/>
          <w:noProof/>
          <w:color w:val="666666"/>
          <w:sz w:val="27"/>
          <w:szCs w:val="27"/>
        </w:rPr>
        <w:drawing>
          <wp:inline distT="0" distB="0" distL="0" distR="0" wp14:anchorId="0D261BB4" wp14:editId="2B1A2B04">
            <wp:extent cx="12573000" cy="4701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73000" cy="4701540"/>
                    </a:xfrm>
                    <a:prstGeom prst="rect">
                      <a:avLst/>
                    </a:prstGeom>
                    <a:noFill/>
                    <a:ln>
                      <a:noFill/>
                    </a:ln>
                  </pic:spPr>
                </pic:pic>
              </a:graphicData>
            </a:graphic>
          </wp:inline>
        </w:drawing>
      </w:r>
    </w:p>
    <w:p w14:paraId="4BFFC007" w14:textId="77777777" w:rsidR="00C22F4C" w:rsidRDefault="00C22F4C" w:rsidP="00C22F4C">
      <w:pPr>
        <w:numPr>
          <w:ilvl w:val="0"/>
          <w:numId w:val="40"/>
        </w:numPr>
        <w:shd w:val="clear" w:color="auto" w:fill="FFFFFF"/>
        <w:spacing w:after="0"/>
        <w:ind w:left="1125"/>
        <w:textAlignment w:val="baseline"/>
        <w:divId w:val="1213736252"/>
        <w:rPr>
          <w:rFonts w:ascii="inherit" w:hAnsi="inherit"/>
          <w:color w:val="666666"/>
          <w:sz w:val="27"/>
          <w:szCs w:val="27"/>
        </w:rPr>
      </w:pPr>
      <w:r>
        <w:rPr>
          <w:rFonts w:ascii="inherit" w:hAnsi="inherit"/>
          <w:color w:val="666666"/>
          <w:sz w:val="27"/>
          <w:szCs w:val="27"/>
        </w:rPr>
        <w:t>Instance Store-Backed Linux AMI creation process</w:t>
      </w:r>
    </w:p>
    <w:p w14:paraId="2D76B405" w14:textId="77777777" w:rsidR="00C22F4C" w:rsidRDefault="00C22F4C" w:rsidP="00C22F4C">
      <w:pPr>
        <w:numPr>
          <w:ilvl w:val="1"/>
          <w:numId w:val="40"/>
        </w:numPr>
        <w:shd w:val="clear" w:color="auto" w:fill="FFFFFF"/>
        <w:spacing w:after="0"/>
        <w:ind w:left="2250"/>
        <w:textAlignment w:val="baseline"/>
        <w:divId w:val="1213736252"/>
        <w:rPr>
          <w:rFonts w:ascii="inherit" w:hAnsi="inherit"/>
          <w:color w:val="666666"/>
          <w:sz w:val="27"/>
          <w:szCs w:val="27"/>
        </w:rPr>
      </w:pPr>
      <w:r w:rsidRPr="0079349D">
        <w:rPr>
          <w:rFonts w:ascii="inherit" w:hAnsi="inherit"/>
          <w:color w:val="00B050"/>
          <w:sz w:val="27"/>
          <w:szCs w:val="27"/>
        </w:rPr>
        <w:t xml:space="preserve">Select an AMI #1 </w:t>
      </w:r>
      <w:proofErr w:type="gramStart"/>
      <w:r w:rsidRPr="0079349D">
        <w:rPr>
          <w:rFonts w:ascii="inherit" w:hAnsi="inherit"/>
          <w:color w:val="00B050"/>
          <w:sz w:val="27"/>
          <w:szCs w:val="27"/>
        </w:rPr>
        <w:t>similar to</w:t>
      </w:r>
      <w:proofErr w:type="gramEnd"/>
      <w:r w:rsidRPr="0079349D">
        <w:rPr>
          <w:rFonts w:ascii="inherit" w:hAnsi="inherit"/>
          <w:color w:val="00B050"/>
          <w:sz w:val="27"/>
          <w:szCs w:val="27"/>
        </w:rPr>
        <w:t xml:space="preserve"> what you want to have your new AMI #</w:t>
      </w:r>
      <w:r>
        <w:rPr>
          <w:rFonts w:ascii="inherit" w:hAnsi="inherit"/>
          <w:color w:val="666666"/>
          <w:sz w:val="27"/>
          <w:szCs w:val="27"/>
        </w:rPr>
        <w:t>2</w:t>
      </w:r>
    </w:p>
    <w:p w14:paraId="3DE4F7BD" w14:textId="77777777" w:rsidR="00C22F4C" w:rsidRPr="0079349D" w:rsidRDefault="00C22F4C" w:rsidP="00C22F4C">
      <w:pPr>
        <w:numPr>
          <w:ilvl w:val="1"/>
          <w:numId w:val="40"/>
        </w:numPr>
        <w:shd w:val="clear" w:color="auto" w:fill="FFFFFF"/>
        <w:spacing w:after="0"/>
        <w:ind w:left="2250"/>
        <w:textAlignment w:val="baseline"/>
        <w:divId w:val="1213736252"/>
        <w:rPr>
          <w:rFonts w:ascii="inherit" w:hAnsi="inherit"/>
          <w:color w:val="00B050"/>
          <w:sz w:val="27"/>
          <w:szCs w:val="27"/>
        </w:rPr>
      </w:pPr>
      <w:r w:rsidRPr="0079349D">
        <w:rPr>
          <w:rFonts w:ascii="inherit" w:hAnsi="inherit"/>
          <w:color w:val="00B050"/>
          <w:sz w:val="27"/>
          <w:szCs w:val="27"/>
        </w:rPr>
        <w:t>Launch an Instance from AMI #1 and configure the instance accordingly</w:t>
      </w:r>
    </w:p>
    <w:p w14:paraId="1400D1EC" w14:textId="77777777" w:rsidR="00C22F4C" w:rsidRPr="0079349D" w:rsidRDefault="00C22F4C" w:rsidP="00C22F4C">
      <w:pPr>
        <w:numPr>
          <w:ilvl w:val="1"/>
          <w:numId w:val="40"/>
        </w:numPr>
        <w:shd w:val="clear" w:color="auto" w:fill="FFFFFF"/>
        <w:spacing w:after="0"/>
        <w:ind w:left="2250"/>
        <w:textAlignment w:val="baseline"/>
        <w:divId w:val="1213736252"/>
        <w:rPr>
          <w:rFonts w:ascii="inherit" w:hAnsi="inherit"/>
          <w:color w:val="00B050"/>
          <w:sz w:val="27"/>
          <w:szCs w:val="27"/>
        </w:rPr>
      </w:pPr>
      <w:r w:rsidRPr="0079349D">
        <w:rPr>
          <w:rFonts w:ascii="inherit" w:hAnsi="inherit"/>
          <w:color w:val="00B050"/>
          <w:sz w:val="27"/>
          <w:szCs w:val="27"/>
        </w:rPr>
        <w:t>Bundle the Instance. It takes several minutes for the bundling process to complete.</w:t>
      </w:r>
    </w:p>
    <w:p w14:paraId="7E82106A" w14:textId="77777777" w:rsidR="00C22F4C" w:rsidRPr="0079349D" w:rsidRDefault="00C22F4C" w:rsidP="00C22F4C">
      <w:pPr>
        <w:numPr>
          <w:ilvl w:val="1"/>
          <w:numId w:val="40"/>
        </w:numPr>
        <w:shd w:val="clear" w:color="auto" w:fill="FFFFFF"/>
        <w:spacing w:after="0"/>
        <w:ind w:left="2250"/>
        <w:textAlignment w:val="baseline"/>
        <w:divId w:val="1213736252"/>
        <w:rPr>
          <w:rFonts w:ascii="inherit" w:hAnsi="inherit"/>
          <w:color w:val="00B050"/>
          <w:sz w:val="27"/>
          <w:szCs w:val="27"/>
        </w:rPr>
      </w:pPr>
      <w:r w:rsidRPr="0079349D">
        <w:rPr>
          <w:rFonts w:ascii="inherit" w:hAnsi="inherit"/>
          <w:color w:val="00B050"/>
          <w:sz w:val="27"/>
          <w:szCs w:val="27"/>
        </w:rPr>
        <w:t>After the process completes, you have a bundle, which consists of an image manifest (image.manifest.xml) and files (</w:t>
      </w:r>
      <w:proofErr w:type="spellStart"/>
      <w:r w:rsidRPr="0079349D">
        <w:rPr>
          <w:rFonts w:ascii="inherit" w:hAnsi="inherit"/>
          <w:color w:val="00B050"/>
          <w:sz w:val="27"/>
          <w:szCs w:val="27"/>
        </w:rPr>
        <w:t>image.</w:t>
      </w:r>
      <w:proofErr w:type="gramStart"/>
      <w:r w:rsidRPr="0079349D">
        <w:rPr>
          <w:rFonts w:ascii="inherit" w:hAnsi="inherit"/>
          <w:color w:val="00B050"/>
          <w:sz w:val="27"/>
          <w:szCs w:val="27"/>
        </w:rPr>
        <w:t>part.xx</w:t>
      </w:r>
      <w:proofErr w:type="spellEnd"/>
      <w:proofErr w:type="gramEnd"/>
      <w:r w:rsidRPr="0079349D">
        <w:rPr>
          <w:rFonts w:ascii="inherit" w:hAnsi="inherit"/>
          <w:color w:val="00B050"/>
          <w:sz w:val="27"/>
          <w:szCs w:val="27"/>
        </w:rPr>
        <w:t>) that contain a template for the root volume.</w:t>
      </w:r>
    </w:p>
    <w:p w14:paraId="5EBCAFDC" w14:textId="77777777" w:rsidR="00C22F4C" w:rsidRPr="0079349D" w:rsidRDefault="00C22F4C" w:rsidP="00C22F4C">
      <w:pPr>
        <w:numPr>
          <w:ilvl w:val="1"/>
          <w:numId w:val="40"/>
        </w:numPr>
        <w:shd w:val="clear" w:color="auto" w:fill="FFFFFF"/>
        <w:spacing w:after="0"/>
        <w:ind w:left="2250"/>
        <w:textAlignment w:val="baseline"/>
        <w:divId w:val="1213736252"/>
        <w:rPr>
          <w:rFonts w:ascii="inherit" w:hAnsi="inherit"/>
          <w:color w:val="00B050"/>
          <w:sz w:val="27"/>
          <w:szCs w:val="27"/>
        </w:rPr>
      </w:pPr>
      <w:r w:rsidRPr="0079349D">
        <w:rPr>
          <w:rFonts w:ascii="inherit" w:hAnsi="inherit"/>
          <w:color w:val="00B050"/>
          <w:sz w:val="27"/>
          <w:szCs w:val="27"/>
        </w:rPr>
        <w:t>Upload the bundle to the S3 bucket</w:t>
      </w:r>
    </w:p>
    <w:p w14:paraId="07B386C8" w14:textId="77777777" w:rsidR="00C22F4C" w:rsidRDefault="00C22F4C" w:rsidP="00C22F4C">
      <w:pPr>
        <w:numPr>
          <w:ilvl w:val="1"/>
          <w:numId w:val="40"/>
        </w:numPr>
        <w:shd w:val="clear" w:color="auto" w:fill="FFFFFF"/>
        <w:spacing w:after="0"/>
        <w:ind w:left="2250"/>
        <w:textAlignment w:val="baseline"/>
        <w:divId w:val="1213736252"/>
        <w:rPr>
          <w:rFonts w:ascii="inherit" w:hAnsi="inherit"/>
          <w:color w:val="666666"/>
          <w:sz w:val="27"/>
          <w:szCs w:val="27"/>
        </w:rPr>
      </w:pPr>
      <w:r w:rsidRPr="0079349D">
        <w:rPr>
          <w:rFonts w:ascii="inherit" w:hAnsi="inherit"/>
          <w:color w:val="00B050"/>
          <w:sz w:val="27"/>
          <w:szCs w:val="27"/>
        </w:rPr>
        <w:t>Register the Instance Store-backed AMI</w:t>
      </w:r>
      <w:r>
        <w:rPr>
          <w:rFonts w:ascii="inherit" w:hAnsi="inherit"/>
          <w:color w:val="666666"/>
          <w:sz w:val="27"/>
          <w:szCs w:val="27"/>
        </w:rPr>
        <w:t>.</w:t>
      </w:r>
    </w:p>
    <w:p w14:paraId="0D4663CD" w14:textId="77777777" w:rsidR="00C22F4C" w:rsidRPr="0079349D" w:rsidRDefault="00C22F4C" w:rsidP="00C22F4C">
      <w:pPr>
        <w:numPr>
          <w:ilvl w:val="1"/>
          <w:numId w:val="40"/>
        </w:numPr>
        <w:shd w:val="clear" w:color="auto" w:fill="FFFFFF"/>
        <w:spacing w:after="0"/>
        <w:ind w:left="2250"/>
        <w:textAlignment w:val="baseline"/>
        <w:divId w:val="1213736252"/>
        <w:rPr>
          <w:rFonts w:ascii="inherit" w:hAnsi="inherit"/>
          <w:color w:val="00B050"/>
          <w:sz w:val="27"/>
          <w:szCs w:val="27"/>
        </w:rPr>
      </w:pPr>
      <w:r w:rsidRPr="0079349D">
        <w:rPr>
          <w:rFonts w:ascii="inherit" w:hAnsi="inherit"/>
          <w:color w:val="00B050"/>
          <w:sz w:val="27"/>
          <w:szCs w:val="27"/>
        </w:rPr>
        <w:t>Launching an instance using the new AMI #2, the root volume for the instance is created using the bundle that you uploaded to S3.</w:t>
      </w:r>
    </w:p>
    <w:p w14:paraId="606F6B57" w14:textId="77777777" w:rsidR="00C22F4C" w:rsidRDefault="00C22F4C" w:rsidP="00C22F4C">
      <w:pPr>
        <w:numPr>
          <w:ilvl w:val="0"/>
          <w:numId w:val="40"/>
        </w:numPr>
        <w:shd w:val="clear" w:color="auto" w:fill="FFFFFF"/>
        <w:spacing w:after="0"/>
        <w:ind w:left="1125"/>
        <w:textAlignment w:val="baseline"/>
        <w:divId w:val="1213736252"/>
        <w:rPr>
          <w:rFonts w:ascii="inherit" w:hAnsi="inherit"/>
          <w:color w:val="666666"/>
          <w:sz w:val="27"/>
          <w:szCs w:val="27"/>
        </w:rPr>
      </w:pPr>
      <w:r w:rsidRPr="0079349D">
        <w:rPr>
          <w:rFonts w:ascii="inherit" w:hAnsi="inherit"/>
          <w:color w:val="00B050"/>
          <w:sz w:val="27"/>
          <w:szCs w:val="27"/>
        </w:rPr>
        <w:t>Charges are incurred for the storage space used by the bundle in S3 until deleted</w:t>
      </w:r>
    </w:p>
    <w:p w14:paraId="2D75C777" w14:textId="77777777" w:rsidR="00C22F4C" w:rsidRDefault="00C22F4C" w:rsidP="00C22F4C">
      <w:pPr>
        <w:numPr>
          <w:ilvl w:val="0"/>
          <w:numId w:val="40"/>
        </w:numPr>
        <w:shd w:val="clear" w:color="auto" w:fill="FFFFFF"/>
        <w:spacing w:after="0"/>
        <w:ind w:left="1125"/>
        <w:textAlignment w:val="baseline"/>
        <w:divId w:val="1213736252"/>
        <w:rPr>
          <w:rFonts w:ascii="inherit" w:hAnsi="inherit"/>
          <w:color w:val="666666"/>
          <w:sz w:val="27"/>
          <w:szCs w:val="27"/>
        </w:rPr>
      </w:pPr>
      <w:r>
        <w:rPr>
          <w:rFonts w:ascii="inherit" w:hAnsi="inherit"/>
          <w:color w:val="666666"/>
          <w:sz w:val="27"/>
          <w:szCs w:val="27"/>
        </w:rPr>
        <w:t xml:space="preserve">For additional instance store </w:t>
      </w:r>
      <w:proofErr w:type="gramStart"/>
      <w:r>
        <w:rPr>
          <w:rFonts w:ascii="inherit" w:hAnsi="inherit"/>
          <w:color w:val="666666"/>
          <w:sz w:val="27"/>
          <w:szCs w:val="27"/>
        </w:rPr>
        <w:t>not root</w:t>
      </w:r>
      <w:proofErr w:type="gramEnd"/>
      <w:r>
        <w:rPr>
          <w:rFonts w:ascii="inherit" w:hAnsi="inherit"/>
          <w:color w:val="666666"/>
          <w:sz w:val="27"/>
          <w:szCs w:val="27"/>
        </w:rPr>
        <w:t xml:space="preserve"> volumes, the block device mapping for the new AMI contains information for these volumes, and the block device mappings for instances that you launch from the new AMI automatically contain information for these volumes.</w:t>
      </w:r>
    </w:p>
    <w:p w14:paraId="1A71F86C" w14:textId="6C7527DD" w:rsidR="00C22F4C" w:rsidRDefault="00C22F4C">
      <w:pPr>
        <w:pStyle w:val="Heading3"/>
        <w:shd w:val="clear" w:color="auto" w:fill="FFFFFF"/>
        <w:spacing w:before="405" w:after="405"/>
        <w:textAlignment w:val="baseline"/>
        <w:divId w:val="1213736252"/>
        <w:rPr>
          <w:rFonts w:ascii="Georgia" w:hAnsi="Georgia"/>
          <w:b w:val="0"/>
          <w:bCs w:val="0"/>
          <w:color w:val="666666"/>
          <w:sz w:val="36"/>
          <w:szCs w:val="36"/>
        </w:rPr>
      </w:pPr>
      <w:r>
        <w:rPr>
          <w:rFonts w:ascii="Georgia" w:hAnsi="Georgia"/>
          <w:b w:val="0"/>
          <w:bCs w:val="0"/>
          <w:noProof/>
          <w:color w:val="666666"/>
          <w:sz w:val="36"/>
          <w:szCs w:val="36"/>
        </w:rPr>
        <w:drawing>
          <wp:inline distT="0" distB="0" distL="0" distR="0" wp14:anchorId="0A018696" wp14:editId="1104128D">
            <wp:extent cx="11621163" cy="5410200"/>
            <wp:effectExtent l="0" t="0" r="0" b="0"/>
            <wp:docPr id="3" name="Picture 3" descr="Amazon EBS-backed AMI vs Instance Store-backed 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mazon EBS-backed AMI vs Instance Store-backed AM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627883" cy="5413328"/>
                    </a:xfrm>
                    <a:prstGeom prst="rect">
                      <a:avLst/>
                    </a:prstGeom>
                    <a:noFill/>
                    <a:ln>
                      <a:noFill/>
                    </a:ln>
                  </pic:spPr>
                </pic:pic>
              </a:graphicData>
            </a:graphic>
          </wp:inline>
        </w:drawing>
      </w:r>
    </w:p>
    <w:p w14:paraId="2154190F" w14:textId="77777777" w:rsidR="00C22F4C" w:rsidRDefault="00C22F4C">
      <w:pPr>
        <w:pStyle w:val="Heading3"/>
        <w:shd w:val="clear" w:color="auto" w:fill="FFFFFF"/>
        <w:spacing w:before="405" w:after="405"/>
        <w:textAlignment w:val="baseline"/>
        <w:divId w:val="1213736252"/>
        <w:rPr>
          <w:rFonts w:ascii="Georgia" w:hAnsi="Georgia"/>
          <w:b w:val="0"/>
          <w:bCs w:val="0"/>
          <w:color w:val="666666"/>
          <w:sz w:val="36"/>
          <w:szCs w:val="36"/>
        </w:rPr>
      </w:pPr>
      <w:r>
        <w:rPr>
          <w:rFonts w:ascii="Georgia" w:hAnsi="Georgia"/>
          <w:b w:val="0"/>
          <w:bCs w:val="0"/>
          <w:color w:val="666666"/>
          <w:sz w:val="36"/>
          <w:szCs w:val="36"/>
        </w:rPr>
        <w:t>Deregistering AMI</w:t>
      </w:r>
    </w:p>
    <w:p w14:paraId="3252156A" w14:textId="77777777" w:rsidR="00C22F4C" w:rsidRPr="0079349D" w:rsidRDefault="00C22F4C" w:rsidP="00C22F4C">
      <w:pPr>
        <w:numPr>
          <w:ilvl w:val="0"/>
          <w:numId w:val="41"/>
        </w:numPr>
        <w:shd w:val="clear" w:color="auto" w:fill="FFFFFF"/>
        <w:spacing w:after="0"/>
        <w:ind w:left="1125"/>
        <w:textAlignment w:val="baseline"/>
        <w:divId w:val="1213736252"/>
        <w:rPr>
          <w:rFonts w:ascii="inherit" w:hAnsi="inherit"/>
          <w:color w:val="00B050"/>
          <w:sz w:val="27"/>
          <w:szCs w:val="27"/>
        </w:rPr>
      </w:pPr>
      <w:r w:rsidRPr="0079349D">
        <w:rPr>
          <w:rFonts w:ascii="inherit" w:hAnsi="inherit"/>
          <w:color w:val="00B050"/>
          <w:sz w:val="27"/>
          <w:szCs w:val="27"/>
        </w:rPr>
        <w:t>Charges are incurred on the AMI created and they can be deregistered, if not needed.</w:t>
      </w:r>
    </w:p>
    <w:p w14:paraId="120C497E" w14:textId="77777777" w:rsidR="00C22F4C" w:rsidRPr="0079349D" w:rsidRDefault="00C22F4C" w:rsidP="00C22F4C">
      <w:pPr>
        <w:numPr>
          <w:ilvl w:val="0"/>
          <w:numId w:val="41"/>
        </w:numPr>
        <w:shd w:val="clear" w:color="auto" w:fill="FFFFFF"/>
        <w:spacing w:after="0"/>
        <w:ind w:left="1125"/>
        <w:textAlignment w:val="baseline"/>
        <w:divId w:val="1213736252"/>
        <w:rPr>
          <w:rFonts w:ascii="inherit" w:hAnsi="inherit"/>
          <w:color w:val="00B050"/>
          <w:sz w:val="27"/>
          <w:szCs w:val="27"/>
        </w:rPr>
      </w:pPr>
      <w:r w:rsidRPr="0079349D">
        <w:rPr>
          <w:rFonts w:ascii="inherit" w:hAnsi="inherit"/>
          <w:color w:val="00B050"/>
          <w:sz w:val="27"/>
          <w:szCs w:val="27"/>
        </w:rPr>
        <w:t xml:space="preserve">Deregistering an AMI does not delete the EBS snapshots or the bundles in the S3 buckets and </w:t>
      </w:r>
      <w:proofErr w:type="gramStart"/>
      <w:r w:rsidRPr="0079349D">
        <w:rPr>
          <w:rFonts w:ascii="inherit" w:hAnsi="inherit"/>
          <w:color w:val="00B050"/>
          <w:sz w:val="27"/>
          <w:szCs w:val="27"/>
        </w:rPr>
        <w:t>have to</w:t>
      </w:r>
      <w:proofErr w:type="gramEnd"/>
      <w:r w:rsidRPr="0079349D">
        <w:rPr>
          <w:rFonts w:ascii="inherit" w:hAnsi="inherit"/>
          <w:color w:val="00B050"/>
          <w:sz w:val="27"/>
          <w:szCs w:val="27"/>
        </w:rPr>
        <w:t xml:space="preserve"> be removed separately</w:t>
      </w:r>
    </w:p>
    <w:p w14:paraId="7C6C3346" w14:textId="77777777" w:rsidR="00C22F4C" w:rsidRPr="0079349D" w:rsidRDefault="00C22F4C" w:rsidP="00C22F4C">
      <w:pPr>
        <w:numPr>
          <w:ilvl w:val="0"/>
          <w:numId w:val="41"/>
        </w:numPr>
        <w:shd w:val="clear" w:color="auto" w:fill="FFFFFF"/>
        <w:spacing w:after="0"/>
        <w:ind w:left="1125"/>
        <w:textAlignment w:val="baseline"/>
        <w:divId w:val="1213736252"/>
        <w:rPr>
          <w:rFonts w:ascii="inherit" w:hAnsi="inherit"/>
          <w:color w:val="00B050"/>
          <w:sz w:val="27"/>
          <w:szCs w:val="27"/>
        </w:rPr>
      </w:pPr>
      <w:r w:rsidRPr="0079349D">
        <w:rPr>
          <w:rFonts w:ascii="inherit" w:hAnsi="inherit"/>
          <w:color w:val="00B050"/>
          <w:sz w:val="27"/>
          <w:szCs w:val="27"/>
        </w:rPr>
        <w:t>Once deregistered, new instances cannot be launched from the AMI. However, it does not impact already created instances from the AMI</w:t>
      </w:r>
    </w:p>
    <w:p w14:paraId="5DF7EFBA" w14:textId="77777777" w:rsidR="00C22F4C" w:rsidRPr="0079349D" w:rsidRDefault="00C22F4C" w:rsidP="00C22F4C">
      <w:pPr>
        <w:numPr>
          <w:ilvl w:val="0"/>
          <w:numId w:val="41"/>
        </w:numPr>
        <w:shd w:val="clear" w:color="auto" w:fill="FFFFFF"/>
        <w:spacing w:after="0"/>
        <w:ind w:left="1125"/>
        <w:textAlignment w:val="baseline"/>
        <w:divId w:val="1213736252"/>
        <w:rPr>
          <w:rFonts w:ascii="inherit" w:hAnsi="inherit"/>
          <w:color w:val="00B050"/>
          <w:sz w:val="27"/>
          <w:szCs w:val="27"/>
        </w:rPr>
      </w:pPr>
      <w:r w:rsidRPr="0079349D">
        <w:rPr>
          <w:rFonts w:ascii="inherit" w:hAnsi="inherit"/>
          <w:color w:val="00B050"/>
          <w:sz w:val="27"/>
          <w:szCs w:val="27"/>
        </w:rPr>
        <w:t>Clean up EBS-Backed AMI</w:t>
      </w:r>
    </w:p>
    <w:p w14:paraId="0BB4909C" w14:textId="6C24D1D1" w:rsidR="00C22F4C" w:rsidRDefault="00C22F4C">
      <w:pPr>
        <w:pStyle w:val="NormalWeb"/>
        <w:shd w:val="clear" w:color="auto" w:fill="FFFFFF"/>
        <w:spacing w:after="405"/>
        <w:textAlignment w:val="baseline"/>
        <w:divId w:val="1213736252"/>
        <w:rPr>
          <w:rFonts w:ascii="Georgia" w:hAnsi="Georgia"/>
          <w:color w:val="666666"/>
          <w:sz w:val="27"/>
          <w:szCs w:val="27"/>
        </w:rPr>
      </w:pPr>
      <w:r>
        <w:rPr>
          <w:rFonts w:ascii="Georgia" w:hAnsi="Georgia"/>
          <w:noProof/>
          <w:color w:val="666666"/>
          <w:sz w:val="27"/>
          <w:szCs w:val="27"/>
        </w:rPr>
        <w:drawing>
          <wp:inline distT="0" distB="0" distL="0" distR="0" wp14:anchorId="7794D2D3" wp14:editId="0CBC3715">
            <wp:extent cx="9126950" cy="5196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29057" cy="5198040"/>
                    </a:xfrm>
                    <a:prstGeom prst="rect">
                      <a:avLst/>
                    </a:prstGeom>
                    <a:noFill/>
                    <a:ln>
                      <a:noFill/>
                    </a:ln>
                  </pic:spPr>
                </pic:pic>
              </a:graphicData>
            </a:graphic>
          </wp:inline>
        </w:drawing>
      </w:r>
    </w:p>
    <w:p w14:paraId="291C6293" w14:textId="77777777" w:rsidR="00C22F4C" w:rsidRDefault="00C22F4C" w:rsidP="00C22F4C">
      <w:pPr>
        <w:numPr>
          <w:ilvl w:val="0"/>
          <w:numId w:val="42"/>
        </w:numPr>
        <w:shd w:val="clear" w:color="auto" w:fill="FFFFFF"/>
        <w:spacing w:after="0"/>
        <w:ind w:left="2250"/>
        <w:textAlignment w:val="baseline"/>
        <w:divId w:val="1213736252"/>
        <w:rPr>
          <w:rFonts w:ascii="inherit" w:hAnsi="inherit"/>
          <w:color w:val="666666"/>
          <w:sz w:val="27"/>
          <w:szCs w:val="27"/>
        </w:rPr>
      </w:pPr>
    </w:p>
    <w:p w14:paraId="40FE7A31" w14:textId="77777777" w:rsidR="00C22F4C" w:rsidRDefault="00C22F4C" w:rsidP="00C22F4C">
      <w:pPr>
        <w:numPr>
          <w:ilvl w:val="1"/>
          <w:numId w:val="42"/>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Deregister the EBS-Backed AMI</w:t>
      </w:r>
    </w:p>
    <w:p w14:paraId="7DA28D01" w14:textId="77777777" w:rsidR="00C22F4C" w:rsidRDefault="00C22F4C" w:rsidP="00C22F4C">
      <w:pPr>
        <w:numPr>
          <w:ilvl w:val="1"/>
          <w:numId w:val="42"/>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Delete the EBS Snapshot, as deregistering the AMI doesn’t impact the snapshot</w:t>
      </w:r>
    </w:p>
    <w:p w14:paraId="60084C15" w14:textId="77777777" w:rsidR="00C22F4C" w:rsidRDefault="00C22F4C" w:rsidP="0079349D">
      <w:pPr>
        <w:numPr>
          <w:ilvl w:val="2"/>
          <w:numId w:val="42"/>
        </w:numPr>
        <w:shd w:val="clear" w:color="auto" w:fill="FFFFFF"/>
        <w:spacing w:after="0"/>
        <w:textAlignment w:val="baseline"/>
        <w:divId w:val="1213736252"/>
        <w:rPr>
          <w:rFonts w:ascii="inherit" w:hAnsi="inherit"/>
          <w:color w:val="666666"/>
          <w:sz w:val="27"/>
          <w:szCs w:val="27"/>
        </w:rPr>
      </w:pPr>
      <w:r>
        <w:rPr>
          <w:rFonts w:ascii="inherit" w:hAnsi="inherit"/>
          <w:color w:val="666666"/>
          <w:sz w:val="27"/>
          <w:szCs w:val="27"/>
        </w:rPr>
        <w:t>Clean up Instance Store-backed AMI</w:t>
      </w:r>
    </w:p>
    <w:p w14:paraId="395BB10C" w14:textId="02726D8C" w:rsidR="00C22F4C" w:rsidRDefault="00C22F4C">
      <w:pPr>
        <w:pStyle w:val="NormalWeb"/>
        <w:shd w:val="clear" w:color="auto" w:fill="FFFFFF"/>
        <w:spacing w:after="405"/>
        <w:textAlignment w:val="baseline"/>
        <w:divId w:val="1213736252"/>
        <w:rPr>
          <w:rFonts w:ascii="Georgia" w:hAnsi="Georgia"/>
          <w:color w:val="666666"/>
          <w:sz w:val="27"/>
          <w:szCs w:val="27"/>
        </w:rPr>
      </w:pPr>
      <w:r>
        <w:rPr>
          <w:rFonts w:ascii="Georgia" w:hAnsi="Georgia"/>
          <w:noProof/>
          <w:color w:val="666666"/>
          <w:sz w:val="27"/>
          <w:szCs w:val="27"/>
        </w:rPr>
        <w:drawing>
          <wp:inline distT="0" distB="0" distL="0" distR="0" wp14:anchorId="2368DA8C" wp14:editId="62E8F189">
            <wp:extent cx="10013369" cy="462534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020820" cy="4628782"/>
                    </a:xfrm>
                    <a:prstGeom prst="rect">
                      <a:avLst/>
                    </a:prstGeom>
                    <a:noFill/>
                    <a:ln>
                      <a:noFill/>
                    </a:ln>
                  </pic:spPr>
                </pic:pic>
              </a:graphicData>
            </a:graphic>
          </wp:inline>
        </w:drawing>
      </w:r>
    </w:p>
    <w:p w14:paraId="0DA3F706" w14:textId="77777777" w:rsidR="00C22F4C" w:rsidRDefault="00C22F4C" w:rsidP="00C22F4C">
      <w:pPr>
        <w:numPr>
          <w:ilvl w:val="0"/>
          <w:numId w:val="43"/>
        </w:numPr>
        <w:shd w:val="clear" w:color="auto" w:fill="FFFFFF"/>
        <w:spacing w:after="0"/>
        <w:ind w:left="2250"/>
        <w:textAlignment w:val="baseline"/>
        <w:divId w:val="1213736252"/>
        <w:rPr>
          <w:rFonts w:ascii="inherit" w:hAnsi="inherit"/>
          <w:color w:val="666666"/>
          <w:sz w:val="27"/>
          <w:szCs w:val="27"/>
        </w:rPr>
      </w:pPr>
    </w:p>
    <w:p w14:paraId="6648569A" w14:textId="77777777" w:rsidR="00C22F4C" w:rsidRDefault="00C22F4C" w:rsidP="00C22F4C">
      <w:pPr>
        <w:numPr>
          <w:ilvl w:val="1"/>
          <w:numId w:val="43"/>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Deregister the EBS-Backed AMI</w:t>
      </w:r>
    </w:p>
    <w:p w14:paraId="002F3F58" w14:textId="77777777" w:rsidR="00C22F4C" w:rsidRDefault="00C22F4C" w:rsidP="00C22F4C">
      <w:pPr>
        <w:numPr>
          <w:ilvl w:val="1"/>
          <w:numId w:val="43"/>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 xml:space="preserve">Delete the bundle from the S3 bucket, as deregistering the AMI doesn’t </w:t>
      </w:r>
      <w:proofErr w:type="spellStart"/>
      <w:proofErr w:type="gramStart"/>
      <w:r>
        <w:rPr>
          <w:rFonts w:ascii="inherit" w:hAnsi="inherit"/>
          <w:color w:val="666666"/>
          <w:sz w:val="27"/>
          <w:szCs w:val="27"/>
        </w:rPr>
        <w:t>effect</w:t>
      </w:r>
      <w:proofErr w:type="spellEnd"/>
      <w:proofErr w:type="gramEnd"/>
      <w:r>
        <w:rPr>
          <w:rFonts w:ascii="inherit" w:hAnsi="inherit"/>
          <w:color w:val="666666"/>
          <w:sz w:val="27"/>
          <w:szCs w:val="27"/>
        </w:rPr>
        <w:t xml:space="preserve"> the bundles stored in the S3 bucket</w:t>
      </w:r>
    </w:p>
    <w:p w14:paraId="2F9DCDF0" w14:textId="77777777" w:rsidR="00C22F4C" w:rsidRDefault="00C22F4C">
      <w:pPr>
        <w:pStyle w:val="Heading2"/>
        <w:shd w:val="clear" w:color="auto" w:fill="FFFFFF"/>
        <w:spacing w:before="0"/>
        <w:textAlignment w:val="baseline"/>
        <w:divId w:val="1213736252"/>
        <w:rPr>
          <w:rFonts w:ascii="Georgia" w:hAnsi="Georgia"/>
          <w:b w:val="0"/>
          <w:bCs w:val="0"/>
          <w:color w:val="666666"/>
          <w:sz w:val="42"/>
          <w:szCs w:val="42"/>
        </w:rPr>
      </w:pPr>
      <w:r>
        <w:rPr>
          <w:rFonts w:ascii="inherit" w:hAnsi="inherit"/>
          <w:b w:val="0"/>
          <w:bCs w:val="0"/>
          <w:color w:val="666666"/>
          <w:sz w:val="42"/>
          <w:szCs w:val="42"/>
          <w:bdr w:val="none" w:sz="0" w:space="0" w:color="auto" w:frame="1"/>
        </w:rPr>
        <w:t>AMIs with Encrypted Snapshots</w:t>
      </w:r>
    </w:p>
    <w:p w14:paraId="53F24827" w14:textId="77777777" w:rsidR="00C22F4C" w:rsidRPr="0079349D" w:rsidRDefault="00C22F4C" w:rsidP="00C22F4C">
      <w:pPr>
        <w:numPr>
          <w:ilvl w:val="0"/>
          <w:numId w:val="44"/>
        </w:numPr>
        <w:shd w:val="clear" w:color="auto" w:fill="FFFFFF"/>
        <w:spacing w:after="0"/>
        <w:ind w:left="1125"/>
        <w:textAlignment w:val="baseline"/>
        <w:divId w:val="1213736252"/>
        <w:rPr>
          <w:rFonts w:ascii="inherit" w:hAnsi="inherit"/>
          <w:color w:val="00B050"/>
          <w:sz w:val="27"/>
          <w:szCs w:val="27"/>
        </w:rPr>
      </w:pPr>
      <w:r w:rsidRPr="0079349D">
        <w:rPr>
          <w:rFonts w:ascii="inherit" w:hAnsi="inherit"/>
          <w:color w:val="00B050"/>
          <w:sz w:val="27"/>
          <w:szCs w:val="27"/>
        </w:rPr>
        <w:t>AMIs, with EBS backed snapshots, can be attached with both an encrypted root and data volume</w:t>
      </w:r>
    </w:p>
    <w:p w14:paraId="10C6F1D6" w14:textId="77777777" w:rsidR="00C22F4C" w:rsidRPr="0079349D" w:rsidRDefault="00C22F4C" w:rsidP="00C22F4C">
      <w:pPr>
        <w:numPr>
          <w:ilvl w:val="0"/>
          <w:numId w:val="44"/>
        </w:numPr>
        <w:shd w:val="clear" w:color="auto" w:fill="FFFFFF"/>
        <w:spacing w:after="0"/>
        <w:ind w:left="1125"/>
        <w:textAlignment w:val="baseline"/>
        <w:divId w:val="1213736252"/>
        <w:rPr>
          <w:rFonts w:ascii="inherit" w:hAnsi="inherit"/>
          <w:color w:val="00B050"/>
          <w:sz w:val="27"/>
          <w:szCs w:val="27"/>
        </w:rPr>
      </w:pPr>
      <w:r w:rsidRPr="0079349D">
        <w:rPr>
          <w:rFonts w:ascii="inherit" w:hAnsi="inherit"/>
          <w:color w:val="00B050"/>
          <w:sz w:val="27"/>
          <w:szCs w:val="27"/>
        </w:rPr>
        <w:t>AMIs copy image can be used to create AMIs with encrypted snapshots from AMIs with unencrypted snapshots. By default, copy image preserves the encryption status of the snapshots</w:t>
      </w:r>
    </w:p>
    <w:p w14:paraId="3B386746" w14:textId="77777777" w:rsidR="00C22F4C" w:rsidRPr="0079349D" w:rsidRDefault="00C22F4C" w:rsidP="00C22F4C">
      <w:pPr>
        <w:numPr>
          <w:ilvl w:val="0"/>
          <w:numId w:val="44"/>
        </w:numPr>
        <w:shd w:val="clear" w:color="auto" w:fill="FFFFFF"/>
        <w:spacing w:after="0"/>
        <w:ind w:left="1125"/>
        <w:textAlignment w:val="baseline"/>
        <w:divId w:val="1213736252"/>
        <w:rPr>
          <w:rFonts w:ascii="inherit" w:hAnsi="inherit"/>
          <w:color w:val="00B050"/>
          <w:sz w:val="27"/>
          <w:szCs w:val="27"/>
        </w:rPr>
      </w:pPr>
      <w:r w:rsidRPr="0079349D">
        <w:rPr>
          <w:rFonts w:ascii="inherit" w:hAnsi="inherit"/>
          <w:color w:val="00B050"/>
          <w:sz w:val="27"/>
          <w:szCs w:val="27"/>
        </w:rPr>
        <w:t>Snapshots can be encrypted with either default AWS Key Management Service customer master key (CMK), or with a custom key that you specify</w:t>
      </w:r>
    </w:p>
    <w:p w14:paraId="7DDEBBAC" w14:textId="77777777" w:rsidR="00C22F4C" w:rsidRDefault="00C22F4C">
      <w:pPr>
        <w:pStyle w:val="Heading2"/>
        <w:shd w:val="clear" w:color="auto" w:fill="FFFFFF"/>
        <w:spacing w:before="0"/>
        <w:textAlignment w:val="baseline"/>
        <w:divId w:val="1213736252"/>
        <w:rPr>
          <w:rFonts w:ascii="Georgia" w:hAnsi="Georgia"/>
          <w:b w:val="0"/>
          <w:bCs w:val="0"/>
          <w:color w:val="666666"/>
          <w:sz w:val="42"/>
          <w:szCs w:val="42"/>
        </w:rPr>
      </w:pPr>
      <w:r>
        <w:rPr>
          <w:rFonts w:ascii="inherit" w:hAnsi="inherit"/>
          <w:b w:val="0"/>
          <w:bCs w:val="0"/>
          <w:color w:val="666666"/>
          <w:sz w:val="42"/>
          <w:szCs w:val="42"/>
          <w:bdr w:val="none" w:sz="0" w:space="0" w:color="auto" w:frame="1"/>
        </w:rPr>
        <w:t>AMI Copying</w:t>
      </w:r>
    </w:p>
    <w:p w14:paraId="64D2AE1E" w14:textId="77777777" w:rsidR="00C22F4C" w:rsidRDefault="00C22F4C" w:rsidP="00C22F4C">
      <w:pPr>
        <w:numPr>
          <w:ilvl w:val="0"/>
          <w:numId w:val="45"/>
        </w:numPr>
        <w:shd w:val="clear" w:color="auto" w:fill="FFFFFF"/>
        <w:spacing w:after="0"/>
        <w:ind w:left="1125"/>
        <w:textAlignment w:val="baseline"/>
        <w:divId w:val="1213736252"/>
        <w:rPr>
          <w:rFonts w:ascii="inherit" w:hAnsi="inherit"/>
          <w:color w:val="666666"/>
          <w:sz w:val="27"/>
          <w:szCs w:val="27"/>
        </w:rPr>
      </w:pPr>
      <w:r w:rsidRPr="0079349D">
        <w:rPr>
          <w:rFonts w:ascii="inherit" w:hAnsi="inherit"/>
          <w:color w:val="00B050"/>
          <w:sz w:val="27"/>
          <w:szCs w:val="27"/>
        </w:rPr>
        <w:t>EBS-backed AMIs and instance store-backed AMIs can be copied</w:t>
      </w:r>
      <w:r>
        <w:rPr>
          <w:rFonts w:ascii="inherit" w:hAnsi="inherit"/>
          <w:color w:val="666666"/>
          <w:sz w:val="27"/>
          <w:szCs w:val="27"/>
        </w:rPr>
        <w:t>.</w:t>
      </w:r>
    </w:p>
    <w:p w14:paraId="016E9FD3" w14:textId="77777777" w:rsidR="00C22F4C" w:rsidRPr="00F30F9A" w:rsidRDefault="00C22F4C" w:rsidP="00C22F4C">
      <w:pPr>
        <w:numPr>
          <w:ilvl w:val="0"/>
          <w:numId w:val="45"/>
        </w:numPr>
        <w:shd w:val="clear" w:color="auto" w:fill="FFFFFF"/>
        <w:spacing w:after="0"/>
        <w:ind w:left="1125"/>
        <w:textAlignment w:val="baseline"/>
        <w:divId w:val="1213736252"/>
        <w:rPr>
          <w:rFonts w:ascii="inherit" w:hAnsi="inherit"/>
          <w:color w:val="00B050"/>
          <w:sz w:val="27"/>
          <w:szCs w:val="27"/>
        </w:rPr>
      </w:pPr>
      <w:r w:rsidRPr="00F30F9A">
        <w:rPr>
          <w:rFonts w:ascii="inherit" w:hAnsi="inherit"/>
          <w:color w:val="00B050"/>
          <w:sz w:val="27"/>
          <w:szCs w:val="27"/>
        </w:rPr>
        <w:t>Copying an AMI</w:t>
      </w:r>
    </w:p>
    <w:p w14:paraId="0BF61CD9" w14:textId="77777777" w:rsidR="00C22F4C" w:rsidRPr="00F30F9A" w:rsidRDefault="00C22F4C" w:rsidP="00C22F4C">
      <w:pPr>
        <w:numPr>
          <w:ilvl w:val="1"/>
          <w:numId w:val="45"/>
        </w:numPr>
        <w:shd w:val="clear" w:color="auto" w:fill="FFFFFF"/>
        <w:spacing w:after="0"/>
        <w:ind w:left="2250"/>
        <w:textAlignment w:val="baseline"/>
        <w:divId w:val="1213736252"/>
        <w:rPr>
          <w:rFonts w:ascii="inherit" w:hAnsi="inherit"/>
          <w:color w:val="00B050"/>
          <w:sz w:val="27"/>
          <w:szCs w:val="27"/>
        </w:rPr>
      </w:pPr>
      <w:r w:rsidRPr="00F30F9A">
        <w:rPr>
          <w:rFonts w:ascii="inherit" w:hAnsi="inherit"/>
          <w:color w:val="00B050"/>
          <w:sz w:val="27"/>
          <w:szCs w:val="27"/>
        </w:rPr>
        <w:t>An identical target AMI is created, but with its own unique identifier</w:t>
      </w:r>
    </w:p>
    <w:p w14:paraId="7BBD7756" w14:textId="77777777" w:rsidR="00C22F4C" w:rsidRPr="00F30F9A" w:rsidRDefault="00C22F4C" w:rsidP="00C22F4C">
      <w:pPr>
        <w:numPr>
          <w:ilvl w:val="1"/>
          <w:numId w:val="45"/>
        </w:numPr>
        <w:shd w:val="clear" w:color="auto" w:fill="FFFFFF"/>
        <w:spacing w:after="0"/>
        <w:ind w:left="2250"/>
        <w:textAlignment w:val="baseline"/>
        <w:divId w:val="1213736252"/>
        <w:rPr>
          <w:rFonts w:ascii="inherit" w:hAnsi="inherit"/>
          <w:color w:val="00B050"/>
          <w:sz w:val="27"/>
          <w:szCs w:val="27"/>
        </w:rPr>
      </w:pPr>
      <w:r w:rsidRPr="00F30F9A">
        <w:rPr>
          <w:rFonts w:ascii="inherit" w:hAnsi="inherit"/>
          <w:color w:val="00B050"/>
          <w:sz w:val="27"/>
          <w:szCs w:val="27"/>
        </w:rPr>
        <w:t>For EBS backed AMI, an identical but distinct root and data snapshots are created</w:t>
      </w:r>
    </w:p>
    <w:p w14:paraId="2E982706" w14:textId="77777777" w:rsidR="00C22F4C" w:rsidRPr="00F30F9A" w:rsidRDefault="00C22F4C" w:rsidP="00C22F4C">
      <w:pPr>
        <w:numPr>
          <w:ilvl w:val="1"/>
          <w:numId w:val="45"/>
        </w:numPr>
        <w:shd w:val="clear" w:color="auto" w:fill="FFFFFF"/>
        <w:spacing w:after="0"/>
        <w:ind w:left="2250"/>
        <w:textAlignment w:val="baseline"/>
        <w:divId w:val="1213736252"/>
        <w:rPr>
          <w:rFonts w:ascii="inherit" w:hAnsi="inherit"/>
          <w:color w:val="00B050"/>
          <w:sz w:val="27"/>
          <w:szCs w:val="27"/>
        </w:rPr>
      </w:pPr>
      <w:r w:rsidRPr="00F30F9A">
        <w:rPr>
          <w:rFonts w:ascii="inherit" w:hAnsi="inherit"/>
          <w:color w:val="00B050"/>
          <w:sz w:val="27"/>
          <w:szCs w:val="27"/>
        </w:rPr>
        <w:t>Encryption status of the snapshots are preserved</w:t>
      </w:r>
    </w:p>
    <w:p w14:paraId="1E1DEE51" w14:textId="77777777" w:rsidR="00C22F4C" w:rsidRDefault="00C22F4C" w:rsidP="00C22F4C">
      <w:pPr>
        <w:numPr>
          <w:ilvl w:val="1"/>
          <w:numId w:val="45"/>
        </w:numPr>
        <w:shd w:val="clear" w:color="auto" w:fill="FFFFFF"/>
        <w:spacing w:after="0"/>
        <w:ind w:left="2250"/>
        <w:textAlignment w:val="baseline"/>
        <w:divId w:val="1213736252"/>
        <w:rPr>
          <w:rFonts w:ascii="inherit" w:hAnsi="inherit"/>
          <w:color w:val="666666"/>
          <w:sz w:val="27"/>
          <w:szCs w:val="27"/>
        </w:rPr>
      </w:pPr>
      <w:r w:rsidRPr="00F30F9A">
        <w:rPr>
          <w:rFonts w:ascii="inherit" w:hAnsi="inherit"/>
          <w:color w:val="00B050"/>
          <w:sz w:val="27"/>
          <w:szCs w:val="27"/>
        </w:rPr>
        <w:t>However, Launch permissions, user-defined tags, or S3 bucket permissions are not copied from the source AMI to the new AMI. After the copy operation is complete, different launch permissions, user-defined tags, and S3 bucket permissions to the new AMI</w:t>
      </w:r>
    </w:p>
    <w:p w14:paraId="7D4C6ACB" w14:textId="77777777" w:rsidR="00C22F4C" w:rsidRDefault="00C22F4C" w:rsidP="00C22F4C">
      <w:pPr>
        <w:numPr>
          <w:ilvl w:val="0"/>
          <w:numId w:val="45"/>
        </w:numPr>
        <w:shd w:val="clear" w:color="auto" w:fill="FFFFFF"/>
        <w:spacing w:after="0"/>
        <w:ind w:left="1125"/>
        <w:textAlignment w:val="baseline"/>
        <w:divId w:val="1213736252"/>
        <w:rPr>
          <w:rFonts w:ascii="inherit" w:hAnsi="inherit"/>
          <w:color w:val="666666"/>
          <w:sz w:val="27"/>
          <w:szCs w:val="27"/>
        </w:rPr>
      </w:pPr>
      <w:r w:rsidRPr="00F30F9A">
        <w:rPr>
          <w:rFonts w:ascii="inherit" w:hAnsi="inherit"/>
          <w:color w:val="00B050"/>
          <w:sz w:val="27"/>
          <w:szCs w:val="27"/>
        </w:rPr>
        <w:t>Source AMI can be deregistered without any impact to the Target AMI</w:t>
      </w:r>
    </w:p>
    <w:p w14:paraId="77A9F7FC" w14:textId="77777777" w:rsidR="00C22F4C" w:rsidRPr="00F30F9A" w:rsidRDefault="00C22F4C" w:rsidP="00C22F4C">
      <w:pPr>
        <w:numPr>
          <w:ilvl w:val="0"/>
          <w:numId w:val="45"/>
        </w:numPr>
        <w:shd w:val="clear" w:color="auto" w:fill="FFFFFF"/>
        <w:spacing w:after="0"/>
        <w:ind w:left="1125"/>
        <w:textAlignment w:val="baseline"/>
        <w:divId w:val="1213736252"/>
        <w:rPr>
          <w:rFonts w:ascii="inherit" w:hAnsi="inherit"/>
          <w:color w:val="00B050"/>
          <w:sz w:val="27"/>
          <w:szCs w:val="27"/>
        </w:rPr>
      </w:pPr>
      <w:r w:rsidRPr="00F30F9A">
        <w:rPr>
          <w:rFonts w:ascii="inherit" w:hAnsi="inherit"/>
          <w:color w:val="00B050"/>
          <w:sz w:val="27"/>
          <w:szCs w:val="27"/>
        </w:rPr>
        <w:t>AMIs owned or shared with proper permissions can be copied</w:t>
      </w:r>
    </w:p>
    <w:p w14:paraId="4E9B83B2" w14:textId="77777777" w:rsidR="00C22F4C" w:rsidRPr="00F30F9A" w:rsidRDefault="00C22F4C" w:rsidP="00C22F4C">
      <w:pPr>
        <w:numPr>
          <w:ilvl w:val="0"/>
          <w:numId w:val="45"/>
        </w:numPr>
        <w:shd w:val="clear" w:color="auto" w:fill="FFFFFF"/>
        <w:spacing w:after="0"/>
        <w:ind w:left="1125"/>
        <w:textAlignment w:val="baseline"/>
        <w:divId w:val="1213736252"/>
        <w:rPr>
          <w:rFonts w:ascii="inherit" w:hAnsi="inherit"/>
          <w:color w:val="00B050"/>
          <w:sz w:val="27"/>
          <w:szCs w:val="27"/>
        </w:rPr>
      </w:pPr>
      <w:r w:rsidRPr="00F30F9A">
        <w:rPr>
          <w:rFonts w:ascii="inherit" w:hAnsi="inherit"/>
          <w:color w:val="00B050"/>
          <w:sz w:val="27"/>
          <w:szCs w:val="27"/>
        </w:rPr>
        <w:t>AMIs are created specific to a region and can be copied within or across regions which can help to aid in consistent global deployment and build highly scalable and available applications</w:t>
      </w:r>
    </w:p>
    <w:p w14:paraId="3F1814F6" w14:textId="77777777" w:rsidR="00C22F4C" w:rsidRPr="00F30F9A" w:rsidRDefault="00C22F4C" w:rsidP="00C22F4C">
      <w:pPr>
        <w:numPr>
          <w:ilvl w:val="0"/>
          <w:numId w:val="45"/>
        </w:numPr>
        <w:shd w:val="clear" w:color="auto" w:fill="FFFFFF"/>
        <w:spacing w:after="0"/>
        <w:ind w:left="1125"/>
        <w:textAlignment w:val="baseline"/>
        <w:divId w:val="1213736252"/>
        <w:rPr>
          <w:rFonts w:ascii="inherit" w:hAnsi="inherit"/>
          <w:color w:val="00B050"/>
          <w:sz w:val="27"/>
          <w:szCs w:val="27"/>
        </w:rPr>
      </w:pPr>
      <w:r w:rsidRPr="00F30F9A">
        <w:rPr>
          <w:rFonts w:ascii="inherit" w:hAnsi="inherit"/>
          <w:color w:val="00B050"/>
          <w:sz w:val="27"/>
          <w:szCs w:val="27"/>
        </w:rPr>
        <w:t>AMI copy image can be used to encrypt an AMI from an unencrypted AMI</w:t>
      </w:r>
    </w:p>
    <w:p w14:paraId="1A6FCCA0" w14:textId="5D067451" w:rsidR="00C22F4C" w:rsidRPr="006369C6" w:rsidRDefault="00C22F4C" w:rsidP="006369C6">
      <w:pPr>
        <w:numPr>
          <w:ilvl w:val="0"/>
          <w:numId w:val="45"/>
        </w:numPr>
        <w:shd w:val="clear" w:color="auto" w:fill="FFFFFF"/>
        <w:spacing w:after="0"/>
        <w:ind w:left="1125"/>
        <w:textAlignment w:val="baseline"/>
        <w:divId w:val="1213736252"/>
        <w:rPr>
          <w:rFonts w:ascii="inherit" w:hAnsi="inherit"/>
          <w:b/>
          <w:bCs/>
          <w:color w:val="666666"/>
          <w:sz w:val="27"/>
          <w:szCs w:val="27"/>
        </w:rPr>
      </w:pPr>
      <w:r w:rsidRPr="00F30F9A">
        <w:rPr>
          <w:rFonts w:ascii="inherit" w:hAnsi="inherit"/>
          <w:b/>
          <w:bCs/>
          <w:color w:val="00B050"/>
          <w:sz w:val="27"/>
          <w:szCs w:val="27"/>
        </w:rPr>
        <w:t xml:space="preserve">AMIs with encrypted snapshots can be copied </w:t>
      </w:r>
      <w:proofErr w:type="gramStart"/>
      <w:r w:rsidRPr="00F30F9A">
        <w:rPr>
          <w:rFonts w:ascii="inherit" w:hAnsi="inherit"/>
          <w:b/>
          <w:bCs/>
          <w:color w:val="00B050"/>
          <w:sz w:val="27"/>
          <w:szCs w:val="27"/>
        </w:rPr>
        <w:t>and also</w:t>
      </w:r>
      <w:proofErr w:type="gramEnd"/>
      <w:r w:rsidRPr="00F30F9A">
        <w:rPr>
          <w:rFonts w:ascii="inherit" w:hAnsi="inherit"/>
          <w:b/>
          <w:bCs/>
          <w:color w:val="00B050"/>
          <w:sz w:val="27"/>
          <w:szCs w:val="27"/>
        </w:rPr>
        <w:t xml:space="preserve"> encryption status changed during the copy process</w:t>
      </w:r>
      <w:del w:id="0" w:author="Unknown">
        <w:r w:rsidRPr="006369C6">
          <w:rPr>
            <w:rFonts w:ascii="inherit" w:hAnsi="inherit"/>
            <w:color w:val="666666"/>
            <w:sz w:val="27"/>
            <w:szCs w:val="27"/>
            <w:bdr w:val="none" w:sz="0" w:space="0" w:color="auto" w:frame="1"/>
          </w:rPr>
          <w:delText>AMI copy image </w:delText>
        </w:r>
        <w:r w:rsidRPr="006369C6">
          <w:rPr>
            <w:rStyle w:val="Strong"/>
            <w:rFonts w:ascii="inherit" w:hAnsi="inherit"/>
            <w:color w:val="FF0000"/>
            <w:sz w:val="27"/>
            <w:szCs w:val="27"/>
            <w:bdr w:val="none" w:sz="0" w:space="0" w:color="auto" w:frame="1"/>
          </w:rPr>
          <w:delText>can’t</w:delText>
        </w:r>
        <w:r w:rsidRPr="006369C6">
          <w:rPr>
            <w:rFonts w:ascii="inherit" w:hAnsi="inherit"/>
            <w:color w:val="666666"/>
            <w:sz w:val="27"/>
            <w:szCs w:val="27"/>
            <w:bdr w:val="none" w:sz="0" w:space="0" w:color="auto" w:frame="1"/>
          </w:rPr>
          <w:delText> be used to create an unencrypted AMI from an encrypted AMI</w:delText>
        </w:r>
      </w:del>
    </w:p>
    <w:p w14:paraId="4E09E001" w14:textId="77777777" w:rsidR="00C22F4C" w:rsidRDefault="00C22F4C" w:rsidP="00C22F4C">
      <w:pPr>
        <w:numPr>
          <w:ilvl w:val="0"/>
          <w:numId w:val="45"/>
        </w:numPr>
        <w:shd w:val="clear" w:color="auto" w:fill="FFFFFF"/>
        <w:spacing w:after="0"/>
        <w:ind w:left="1125"/>
        <w:textAlignment w:val="baseline"/>
        <w:divId w:val="1213736252"/>
        <w:rPr>
          <w:rFonts w:ascii="inherit" w:hAnsi="inherit"/>
          <w:color w:val="666666"/>
          <w:sz w:val="27"/>
          <w:szCs w:val="27"/>
        </w:rPr>
      </w:pPr>
      <w:r>
        <w:rPr>
          <w:rFonts w:ascii="inherit" w:hAnsi="inherit"/>
          <w:color w:val="666666"/>
          <w:sz w:val="27"/>
          <w:szCs w:val="27"/>
        </w:rPr>
        <w:t>AWS Marketplace AMI cannot be copied, regardless of whether obtained directly or shared. Instead, launch an EC2 instance using the AWS Marketplace AMI and then create an AMI from the instance.</w:t>
      </w:r>
    </w:p>
    <w:p w14:paraId="6BE363F2" w14:textId="77777777" w:rsidR="00C22F4C" w:rsidRDefault="00C22F4C">
      <w:pPr>
        <w:pStyle w:val="Heading2"/>
        <w:shd w:val="clear" w:color="auto" w:fill="FFFFFF"/>
        <w:spacing w:before="0"/>
        <w:textAlignment w:val="baseline"/>
        <w:divId w:val="1213736252"/>
        <w:rPr>
          <w:rFonts w:ascii="Georgia" w:hAnsi="Georgia"/>
          <w:b w:val="0"/>
          <w:bCs w:val="0"/>
          <w:color w:val="666666"/>
          <w:sz w:val="42"/>
          <w:szCs w:val="42"/>
        </w:rPr>
      </w:pPr>
      <w:r>
        <w:rPr>
          <w:rFonts w:ascii="inherit" w:hAnsi="inherit"/>
          <w:b w:val="0"/>
          <w:bCs w:val="0"/>
          <w:color w:val="666666"/>
          <w:sz w:val="42"/>
          <w:szCs w:val="42"/>
          <w:bdr w:val="none" w:sz="0" w:space="0" w:color="auto" w:frame="1"/>
        </w:rPr>
        <w:t>Amazon Linux 2 and Amazon Linux AMI</w:t>
      </w:r>
    </w:p>
    <w:p w14:paraId="0D7E3619" w14:textId="77777777" w:rsidR="00C22F4C" w:rsidRDefault="00C22F4C">
      <w:pPr>
        <w:pStyle w:val="NormalWeb"/>
        <w:shd w:val="clear" w:color="auto" w:fill="FFFFFF"/>
        <w:spacing w:after="405"/>
        <w:textAlignment w:val="baseline"/>
        <w:divId w:val="1213736252"/>
        <w:rPr>
          <w:rFonts w:ascii="Georgia" w:hAnsi="Georgia"/>
          <w:color w:val="666666"/>
          <w:sz w:val="27"/>
          <w:szCs w:val="27"/>
        </w:rPr>
      </w:pPr>
      <w:r>
        <w:rPr>
          <w:rFonts w:ascii="Georgia" w:hAnsi="Georgia"/>
          <w:color w:val="666666"/>
          <w:sz w:val="27"/>
          <w:szCs w:val="27"/>
        </w:rPr>
        <w:t>Amazon Linux 2 and Linux AMI is a supported and maintained Linux image provided by AWS with the following features</w:t>
      </w:r>
    </w:p>
    <w:p w14:paraId="3DEE283C" w14:textId="77777777" w:rsidR="00C22F4C" w:rsidRDefault="00C22F4C" w:rsidP="00C22F4C">
      <w:pPr>
        <w:numPr>
          <w:ilvl w:val="0"/>
          <w:numId w:val="46"/>
        </w:numPr>
        <w:shd w:val="clear" w:color="auto" w:fill="FFFFFF"/>
        <w:spacing w:after="0"/>
        <w:ind w:left="1125"/>
        <w:textAlignment w:val="baseline"/>
        <w:divId w:val="1213736252"/>
        <w:rPr>
          <w:rFonts w:ascii="inherit" w:hAnsi="inherit"/>
          <w:color w:val="666666"/>
          <w:sz w:val="27"/>
          <w:szCs w:val="27"/>
        </w:rPr>
      </w:pPr>
      <w:r>
        <w:rPr>
          <w:rFonts w:ascii="inherit" w:hAnsi="inherit"/>
          <w:color w:val="666666"/>
          <w:sz w:val="27"/>
          <w:szCs w:val="27"/>
        </w:rPr>
        <w:t>A stable, secure, and high-performance execution environment for applications running on EC2.</w:t>
      </w:r>
    </w:p>
    <w:p w14:paraId="748A66C0" w14:textId="77777777" w:rsidR="00C22F4C" w:rsidRDefault="00C22F4C" w:rsidP="00C22F4C">
      <w:pPr>
        <w:numPr>
          <w:ilvl w:val="1"/>
          <w:numId w:val="46"/>
        </w:numPr>
        <w:shd w:val="clear" w:color="auto" w:fill="FFFFFF"/>
        <w:spacing w:after="0"/>
        <w:ind w:left="2250"/>
        <w:textAlignment w:val="baseline"/>
        <w:divId w:val="1213736252"/>
        <w:rPr>
          <w:rFonts w:ascii="inherit" w:hAnsi="inherit"/>
          <w:color w:val="666666"/>
          <w:sz w:val="27"/>
          <w:szCs w:val="27"/>
        </w:rPr>
      </w:pPr>
      <w:r w:rsidRPr="00004136">
        <w:rPr>
          <w:rFonts w:ascii="inherit" w:hAnsi="inherit"/>
          <w:color w:val="00B050"/>
          <w:sz w:val="27"/>
          <w:szCs w:val="27"/>
        </w:rPr>
        <w:t>does not allow remote root SSH by default</w:t>
      </w:r>
      <w:r>
        <w:rPr>
          <w:rFonts w:ascii="inherit" w:hAnsi="inherit"/>
          <w:color w:val="666666"/>
          <w:sz w:val="27"/>
          <w:szCs w:val="27"/>
        </w:rPr>
        <w:t>.</w:t>
      </w:r>
    </w:p>
    <w:p w14:paraId="7C94D599" w14:textId="77777777" w:rsidR="00C22F4C" w:rsidRDefault="00C22F4C" w:rsidP="00C22F4C">
      <w:pPr>
        <w:numPr>
          <w:ilvl w:val="1"/>
          <w:numId w:val="46"/>
        </w:numPr>
        <w:shd w:val="clear" w:color="auto" w:fill="FFFFFF"/>
        <w:spacing w:after="0"/>
        <w:ind w:left="2250"/>
        <w:textAlignment w:val="baseline"/>
        <w:divId w:val="1213736252"/>
        <w:rPr>
          <w:rFonts w:ascii="inherit" w:hAnsi="inherit"/>
          <w:color w:val="666666"/>
          <w:sz w:val="27"/>
          <w:szCs w:val="27"/>
        </w:rPr>
      </w:pPr>
      <w:r w:rsidRPr="00004136">
        <w:rPr>
          <w:rFonts w:ascii="inherit" w:hAnsi="inherit"/>
          <w:color w:val="00B050"/>
          <w:sz w:val="27"/>
          <w:szCs w:val="27"/>
        </w:rPr>
        <w:t>Password authentication is disabled to prevent brute-force password attacks</w:t>
      </w:r>
      <w:r>
        <w:rPr>
          <w:rFonts w:ascii="inherit" w:hAnsi="inherit"/>
          <w:color w:val="666666"/>
          <w:sz w:val="27"/>
          <w:szCs w:val="27"/>
        </w:rPr>
        <w:t>.</w:t>
      </w:r>
    </w:p>
    <w:p w14:paraId="74D3468A" w14:textId="77777777" w:rsidR="00C22F4C" w:rsidRDefault="00C22F4C" w:rsidP="00C22F4C">
      <w:pPr>
        <w:numPr>
          <w:ilvl w:val="1"/>
          <w:numId w:val="46"/>
        </w:numPr>
        <w:shd w:val="clear" w:color="auto" w:fill="FFFFFF"/>
        <w:spacing w:after="0"/>
        <w:ind w:left="2250"/>
        <w:textAlignment w:val="baseline"/>
        <w:divId w:val="1213736252"/>
        <w:rPr>
          <w:rFonts w:ascii="inherit" w:hAnsi="inherit"/>
          <w:color w:val="666666"/>
          <w:sz w:val="27"/>
          <w:szCs w:val="27"/>
        </w:rPr>
      </w:pPr>
      <w:r w:rsidRPr="00004136">
        <w:rPr>
          <w:rFonts w:ascii="inherit" w:hAnsi="inherit"/>
          <w:color w:val="00B050"/>
          <w:sz w:val="27"/>
          <w:szCs w:val="27"/>
        </w:rPr>
        <w:t>Instances launched using Amazon Linux AMI must be provided with a key pair at launch to enable SSH logins</w:t>
      </w:r>
    </w:p>
    <w:p w14:paraId="684614FD" w14:textId="77777777" w:rsidR="00C22F4C" w:rsidRPr="00004136" w:rsidRDefault="00C22F4C" w:rsidP="00C22F4C">
      <w:pPr>
        <w:numPr>
          <w:ilvl w:val="1"/>
          <w:numId w:val="46"/>
        </w:numPr>
        <w:shd w:val="clear" w:color="auto" w:fill="FFFFFF"/>
        <w:spacing w:after="0"/>
        <w:ind w:left="2250"/>
        <w:textAlignment w:val="baseline"/>
        <w:divId w:val="1213736252"/>
        <w:rPr>
          <w:rFonts w:ascii="inherit" w:hAnsi="inherit"/>
          <w:color w:val="00B050"/>
          <w:sz w:val="27"/>
          <w:szCs w:val="27"/>
        </w:rPr>
      </w:pPr>
      <w:r w:rsidRPr="00004136">
        <w:rPr>
          <w:rFonts w:ascii="inherit" w:hAnsi="inherit"/>
          <w:color w:val="00B050"/>
          <w:sz w:val="27"/>
          <w:szCs w:val="27"/>
        </w:rPr>
        <w:t>Inbound security group must allow SSH access</w:t>
      </w:r>
    </w:p>
    <w:p w14:paraId="63A02DA9" w14:textId="77777777" w:rsidR="00C22F4C" w:rsidRPr="00004136" w:rsidRDefault="00C22F4C" w:rsidP="00C22F4C">
      <w:pPr>
        <w:numPr>
          <w:ilvl w:val="1"/>
          <w:numId w:val="46"/>
        </w:numPr>
        <w:shd w:val="clear" w:color="auto" w:fill="FFFFFF"/>
        <w:spacing w:after="0"/>
        <w:ind w:left="2250"/>
        <w:textAlignment w:val="baseline"/>
        <w:divId w:val="1213736252"/>
        <w:rPr>
          <w:rFonts w:ascii="inherit" w:hAnsi="inherit"/>
          <w:color w:val="00B050"/>
          <w:sz w:val="27"/>
          <w:szCs w:val="27"/>
        </w:rPr>
      </w:pPr>
      <w:r w:rsidRPr="00004136">
        <w:rPr>
          <w:rFonts w:ascii="inherit" w:hAnsi="inherit"/>
          <w:color w:val="00B050"/>
          <w:sz w:val="27"/>
          <w:szCs w:val="27"/>
        </w:rPr>
        <w:t>By default, the only account that can log in remotely using SSH is </w:t>
      </w:r>
      <w:r w:rsidRPr="00004136">
        <w:rPr>
          <w:rStyle w:val="s1"/>
          <w:rFonts w:ascii="inherit" w:hAnsi="inherit"/>
          <w:color w:val="00B050"/>
          <w:sz w:val="27"/>
          <w:szCs w:val="27"/>
          <w:bdr w:val="none" w:sz="0" w:space="0" w:color="auto" w:frame="1"/>
        </w:rPr>
        <w:t>ec2-</w:t>
      </w:r>
      <w:proofErr w:type="gramStart"/>
      <w:r w:rsidRPr="00004136">
        <w:rPr>
          <w:rStyle w:val="s1"/>
          <w:rFonts w:ascii="inherit" w:hAnsi="inherit"/>
          <w:color w:val="00B050"/>
          <w:sz w:val="27"/>
          <w:szCs w:val="27"/>
          <w:bdr w:val="none" w:sz="0" w:space="0" w:color="auto" w:frame="1"/>
        </w:rPr>
        <w:t>user </w:t>
      </w:r>
      <w:r w:rsidRPr="00004136">
        <w:rPr>
          <w:rFonts w:ascii="inherit" w:hAnsi="inherit"/>
          <w:color w:val="00B050"/>
          <w:sz w:val="27"/>
          <w:szCs w:val="27"/>
        </w:rPr>
        <w:t>;</w:t>
      </w:r>
      <w:proofErr w:type="gramEnd"/>
      <w:r w:rsidRPr="00004136">
        <w:rPr>
          <w:rFonts w:ascii="inherit" w:hAnsi="inherit"/>
          <w:color w:val="00B050"/>
          <w:sz w:val="27"/>
          <w:szCs w:val="27"/>
        </w:rPr>
        <w:t xml:space="preserve"> this account also has </w:t>
      </w:r>
      <w:proofErr w:type="spellStart"/>
      <w:r w:rsidRPr="00004136">
        <w:rPr>
          <w:rStyle w:val="s1"/>
          <w:rFonts w:ascii="inherit" w:hAnsi="inherit"/>
          <w:color w:val="00B050"/>
          <w:sz w:val="27"/>
          <w:szCs w:val="27"/>
          <w:bdr w:val="none" w:sz="0" w:space="0" w:color="auto" w:frame="1"/>
        </w:rPr>
        <w:t>sudo</w:t>
      </w:r>
      <w:proofErr w:type="spellEnd"/>
      <w:r w:rsidRPr="00004136">
        <w:rPr>
          <w:rStyle w:val="s1"/>
          <w:rFonts w:ascii="inherit" w:hAnsi="inherit"/>
          <w:color w:val="00B050"/>
          <w:sz w:val="27"/>
          <w:szCs w:val="27"/>
          <w:bdr w:val="none" w:sz="0" w:space="0" w:color="auto" w:frame="1"/>
        </w:rPr>
        <w:t> </w:t>
      </w:r>
      <w:r w:rsidRPr="00004136">
        <w:rPr>
          <w:rFonts w:ascii="inherit" w:hAnsi="inherit"/>
          <w:color w:val="00B050"/>
          <w:sz w:val="27"/>
          <w:szCs w:val="27"/>
        </w:rPr>
        <w:t>privileges.</w:t>
      </w:r>
    </w:p>
    <w:p w14:paraId="1304A0FC" w14:textId="77777777" w:rsidR="00C22F4C" w:rsidRPr="00004136" w:rsidRDefault="00C22F4C" w:rsidP="00C22F4C">
      <w:pPr>
        <w:numPr>
          <w:ilvl w:val="1"/>
          <w:numId w:val="46"/>
        </w:numPr>
        <w:shd w:val="clear" w:color="auto" w:fill="FFFFFF"/>
        <w:spacing w:after="0"/>
        <w:ind w:left="2250"/>
        <w:textAlignment w:val="baseline"/>
        <w:divId w:val="1213736252"/>
        <w:rPr>
          <w:rFonts w:ascii="inherit" w:hAnsi="inherit"/>
          <w:color w:val="00B050"/>
          <w:sz w:val="27"/>
          <w:szCs w:val="27"/>
        </w:rPr>
      </w:pPr>
      <w:r w:rsidRPr="00004136">
        <w:rPr>
          <w:rFonts w:ascii="inherit" w:hAnsi="inherit"/>
          <w:color w:val="00B050"/>
          <w:sz w:val="27"/>
          <w:szCs w:val="27"/>
        </w:rPr>
        <w:t>are configured to download and install security updates at launch time.</w:t>
      </w:r>
    </w:p>
    <w:p w14:paraId="33A0AF4D" w14:textId="77777777" w:rsidR="00C22F4C" w:rsidRDefault="00C22F4C" w:rsidP="00C22F4C">
      <w:pPr>
        <w:numPr>
          <w:ilvl w:val="0"/>
          <w:numId w:val="46"/>
        </w:numPr>
        <w:shd w:val="clear" w:color="auto" w:fill="FFFFFF"/>
        <w:spacing w:after="0"/>
        <w:ind w:left="1125"/>
        <w:textAlignment w:val="baseline"/>
        <w:divId w:val="1213736252"/>
        <w:rPr>
          <w:rFonts w:ascii="inherit" w:hAnsi="inherit"/>
          <w:color w:val="666666"/>
          <w:sz w:val="27"/>
          <w:szCs w:val="27"/>
        </w:rPr>
      </w:pPr>
      <w:r>
        <w:rPr>
          <w:rFonts w:ascii="inherit" w:hAnsi="inherit"/>
          <w:color w:val="666666"/>
          <w:sz w:val="27"/>
          <w:szCs w:val="27"/>
        </w:rPr>
        <w:t>Provided at no additional charge to Amazon EC2 users.</w:t>
      </w:r>
    </w:p>
    <w:p w14:paraId="3671E8F3" w14:textId="77777777" w:rsidR="00C22F4C" w:rsidRDefault="00C22F4C" w:rsidP="00C22F4C">
      <w:pPr>
        <w:numPr>
          <w:ilvl w:val="0"/>
          <w:numId w:val="46"/>
        </w:numPr>
        <w:shd w:val="clear" w:color="auto" w:fill="FFFFFF"/>
        <w:spacing w:after="0"/>
        <w:ind w:left="1125"/>
        <w:textAlignment w:val="baseline"/>
        <w:divId w:val="1213736252"/>
        <w:rPr>
          <w:rFonts w:ascii="inherit" w:hAnsi="inherit"/>
          <w:color w:val="666666"/>
          <w:sz w:val="27"/>
          <w:szCs w:val="27"/>
        </w:rPr>
      </w:pPr>
      <w:r>
        <w:rPr>
          <w:rFonts w:ascii="inherit" w:hAnsi="inherit"/>
          <w:color w:val="666666"/>
          <w:sz w:val="27"/>
          <w:szCs w:val="27"/>
        </w:rPr>
        <w:t>Repository access to multiple versions of MySQL, PostgreSQL, Python, Ruby, Tomcat, and many more common packages.</w:t>
      </w:r>
    </w:p>
    <w:p w14:paraId="4B029329" w14:textId="77777777" w:rsidR="00C22F4C" w:rsidRDefault="00C22F4C" w:rsidP="00C22F4C">
      <w:pPr>
        <w:numPr>
          <w:ilvl w:val="0"/>
          <w:numId w:val="46"/>
        </w:numPr>
        <w:shd w:val="clear" w:color="auto" w:fill="FFFFFF"/>
        <w:spacing w:after="0"/>
        <w:ind w:left="1125"/>
        <w:textAlignment w:val="baseline"/>
        <w:divId w:val="1213736252"/>
        <w:rPr>
          <w:rFonts w:ascii="inherit" w:hAnsi="inherit"/>
          <w:color w:val="666666"/>
          <w:sz w:val="27"/>
          <w:szCs w:val="27"/>
        </w:rPr>
      </w:pPr>
      <w:r>
        <w:rPr>
          <w:rFonts w:ascii="inherit" w:hAnsi="inherit"/>
          <w:color w:val="666666"/>
          <w:sz w:val="27"/>
          <w:szCs w:val="27"/>
        </w:rPr>
        <w:t>Updated on a regular basis to include the latest components, and these updates are also made available in the yum repositories for installation on running instances.</w:t>
      </w:r>
    </w:p>
    <w:p w14:paraId="3CD4606A" w14:textId="77777777" w:rsidR="00C22F4C" w:rsidRDefault="00C22F4C" w:rsidP="00C22F4C">
      <w:pPr>
        <w:numPr>
          <w:ilvl w:val="0"/>
          <w:numId w:val="46"/>
        </w:numPr>
        <w:shd w:val="clear" w:color="auto" w:fill="FFFFFF"/>
        <w:spacing w:after="0"/>
        <w:ind w:left="1125"/>
        <w:textAlignment w:val="baseline"/>
        <w:divId w:val="1213736252"/>
        <w:rPr>
          <w:rFonts w:ascii="inherit" w:hAnsi="inherit"/>
          <w:color w:val="666666"/>
          <w:sz w:val="27"/>
          <w:szCs w:val="27"/>
        </w:rPr>
      </w:pPr>
      <w:r>
        <w:rPr>
          <w:rFonts w:ascii="inherit" w:hAnsi="inherit"/>
          <w:color w:val="666666"/>
          <w:sz w:val="27"/>
          <w:szCs w:val="27"/>
        </w:rPr>
        <w:t>Includes pre-installed packages to enable easy integration with AWS services, such as the AWS CLI, Amazon EC2 API and AMI tools, the Boto library for Python, and the Elastic Load Balancing tools.</w:t>
      </w:r>
    </w:p>
    <w:p w14:paraId="6F9E9E77" w14:textId="77777777" w:rsidR="009F4012" w:rsidRDefault="009F4012">
      <w:pPr>
        <w:pStyle w:val="Heading2"/>
        <w:shd w:val="clear" w:color="auto" w:fill="FFFFFF"/>
        <w:spacing w:before="0"/>
        <w:textAlignment w:val="baseline"/>
        <w:divId w:val="1213736252"/>
        <w:rPr>
          <w:rFonts w:ascii="inherit" w:hAnsi="inherit"/>
          <w:b w:val="0"/>
          <w:bCs w:val="0"/>
          <w:color w:val="666666"/>
          <w:sz w:val="42"/>
          <w:szCs w:val="42"/>
          <w:bdr w:val="none" w:sz="0" w:space="0" w:color="auto" w:frame="1"/>
        </w:rPr>
      </w:pPr>
    </w:p>
    <w:p w14:paraId="2838ED6B" w14:textId="3CA141A4" w:rsidR="009F4012" w:rsidRDefault="009F4012">
      <w:pPr>
        <w:pStyle w:val="Heading2"/>
        <w:shd w:val="clear" w:color="auto" w:fill="FFFFFF"/>
        <w:spacing w:before="0"/>
        <w:textAlignment w:val="baseline"/>
        <w:divId w:val="1213736252"/>
        <w:rPr>
          <w:rFonts w:ascii="inherit" w:hAnsi="inherit"/>
          <w:b w:val="0"/>
          <w:bCs w:val="0"/>
          <w:color w:val="666666"/>
          <w:sz w:val="42"/>
          <w:szCs w:val="42"/>
          <w:bdr w:val="none" w:sz="0" w:space="0" w:color="auto" w:frame="1"/>
        </w:rPr>
      </w:pPr>
      <w:r>
        <w:rPr>
          <w:noProof/>
        </w:rPr>
        <w:drawing>
          <wp:inline distT="0" distB="0" distL="0" distR="0" wp14:anchorId="1160045A" wp14:editId="2B93A705">
            <wp:extent cx="10048875" cy="5229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048875" cy="5229225"/>
                    </a:xfrm>
                    <a:prstGeom prst="rect">
                      <a:avLst/>
                    </a:prstGeom>
                  </pic:spPr>
                </pic:pic>
              </a:graphicData>
            </a:graphic>
          </wp:inline>
        </w:drawing>
      </w:r>
    </w:p>
    <w:p w14:paraId="6570DB3F" w14:textId="33323571" w:rsidR="00C22F4C" w:rsidRDefault="00C22F4C">
      <w:pPr>
        <w:pStyle w:val="Heading2"/>
        <w:shd w:val="clear" w:color="auto" w:fill="FFFFFF"/>
        <w:spacing w:before="0"/>
        <w:textAlignment w:val="baseline"/>
        <w:divId w:val="1213736252"/>
        <w:rPr>
          <w:rFonts w:ascii="Georgia" w:hAnsi="Georgia"/>
          <w:b w:val="0"/>
          <w:bCs w:val="0"/>
          <w:color w:val="666666"/>
          <w:sz w:val="42"/>
          <w:szCs w:val="42"/>
        </w:rPr>
      </w:pPr>
      <w:r>
        <w:rPr>
          <w:rFonts w:ascii="inherit" w:hAnsi="inherit"/>
          <w:b w:val="0"/>
          <w:bCs w:val="0"/>
          <w:color w:val="666666"/>
          <w:sz w:val="42"/>
          <w:szCs w:val="42"/>
          <w:bdr w:val="none" w:sz="0" w:space="0" w:color="auto" w:frame="1"/>
        </w:rPr>
        <w:t>AWS Certification Exam Practice Questions</w:t>
      </w:r>
    </w:p>
    <w:p w14:paraId="3597D9E0" w14:textId="77777777" w:rsidR="00C22F4C" w:rsidRDefault="00C22F4C" w:rsidP="00C22F4C">
      <w:pPr>
        <w:numPr>
          <w:ilvl w:val="0"/>
          <w:numId w:val="47"/>
        </w:numPr>
        <w:shd w:val="clear" w:color="auto" w:fill="FFFFFF"/>
        <w:spacing w:after="0" w:line="336" w:lineRule="atLeast"/>
        <w:ind w:left="1125"/>
        <w:textAlignment w:val="baseline"/>
        <w:divId w:val="2127387145"/>
        <w:rPr>
          <w:rFonts w:ascii="inherit" w:hAnsi="inherit"/>
          <w:color w:val="FF0000"/>
          <w:sz w:val="32"/>
          <w:szCs w:val="32"/>
        </w:rPr>
      </w:pPr>
      <w:r>
        <w:rPr>
          <w:rFonts w:ascii="inherit" w:hAnsi="inherit"/>
          <w:color w:val="FF0000"/>
          <w:sz w:val="32"/>
          <w:szCs w:val="32"/>
        </w:rPr>
        <w:t>Questions are collected from Internet and the answers are marked as per my knowledge and understanding (which might differ with yours).</w:t>
      </w:r>
    </w:p>
    <w:p w14:paraId="1D8E45FC" w14:textId="77777777" w:rsidR="00C22F4C" w:rsidRDefault="00C22F4C" w:rsidP="00C22F4C">
      <w:pPr>
        <w:numPr>
          <w:ilvl w:val="0"/>
          <w:numId w:val="47"/>
        </w:numPr>
        <w:shd w:val="clear" w:color="auto" w:fill="FFFFFF"/>
        <w:spacing w:after="0" w:line="336" w:lineRule="atLeast"/>
        <w:ind w:left="1125"/>
        <w:textAlignment w:val="baseline"/>
        <w:divId w:val="2127387145"/>
        <w:rPr>
          <w:rFonts w:ascii="inherit" w:hAnsi="inherit"/>
          <w:color w:val="FF0000"/>
          <w:sz w:val="32"/>
          <w:szCs w:val="32"/>
        </w:rPr>
      </w:pPr>
      <w:r>
        <w:rPr>
          <w:rFonts w:ascii="inherit" w:hAnsi="inherit"/>
          <w:color w:val="FF0000"/>
          <w:sz w:val="32"/>
          <w:szCs w:val="32"/>
        </w:rPr>
        <w:t xml:space="preserve">AWS services are updated </w:t>
      </w:r>
      <w:proofErr w:type="spellStart"/>
      <w:proofErr w:type="gramStart"/>
      <w:r>
        <w:rPr>
          <w:rFonts w:ascii="inherit" w:hAnsi="inherit"/>
          <w:color w:val="FF0000"/>
          <w:sz w:val="32"/>
          <w:szCs w:val="32"/>
        </w:rPr>
        <w:t>everyday</w:t>
      </w:r>
      <w:proofErr w:type="spellEnd"/>
      <w:proofErr w:type="gramEnd"/>
      <w:r>
        <w:rPr>
          <w:rFonts w:ascii="inherit" w:hAnsi="inherit"/>
          <w:color w:val="FF0000"/>
          <w:sz w:val="32"/>
          <w:szCs w:val="32"/>
        </w:rPr>
        <w:t xml:space="preserve"> and both the answers and questions might be outdated soon, so research accordingly.</w:t>
      </w:r>
    </w:p>
    <w:p w14:paraId="761FA5B1" w14:textId="77777777" w:rsidR="00C22F4C" w:rsidRDefault="00C22F4C" w:rsidP="00C22F4C">
      <w:pPr>
        <w:numPr>
          <w:ilvl w:val="0"/>
          <w:numId w:val="47"/>
        </w:numPr>
        <w:shd w:val="clear" w:color="auto" w:fill="FFFFFF"/>
        <w:spacing w:after="0" w:line="336" w:lineRule="atLeast"/>
        <w:ind w:left="1125"/>
        <w:textAlignment w:val="baseline"/>
        <w:divId w:val="2127387145"/>
        <w:rPr>
          <w:rFonts w:ascii="inherit" w:hAnsi="inherit"/>
          <w:color w:val="FF0000"/>
          <w:sz w:val="32"/>
          <w:szCs w:val="32"/>
        </w:rPr>
      </w:pPr>
      <w:r>
        <w:rPr>
          <w:rFonts w:ascii="inherit" w:hAnsi="inherit"/>
          <w:color w:val="FF0000"/>
          <w:sz w:val="32"/>
          <w:szCs w:val="32"/>
        </w:rPr>
        <w:t>AWS exam questions are not updated to keep up the pace with AWS updates, so even if the underlying feature has changed the question might not be updated</w:t>
      </w:r>
    </w:p>
    <w:p w14:paraId="37246CA4" w14:textId="77777777" w:rsidR="00C22F4C" w:rsidRDefault="00C22F4C" w:rsidP="00C22F4C">
      <w:pPr>
        <w:numPr>
          <w:ilvl w:val="0"/>
          <w:numId w:val="47"/>
        </w:numPr>
        <w:shd w:val="clear" w:color="auto" w:fill="FFFFFF"/>
        <w:spacing w:after="0" w:line="336" w:lineRule="atLeast"/>
        <w:ind w:left="1125"/>
        <w:textAlignment w:val="baseline"/>
        <w:divId w:val="2127387145"/>
        <w:rPr>
          <w:rFonts w:ascii="inherit" w:hAnsi="inherit"/>
          <w:color w:val="FF0000"/>
          <w:sz w:val="32"/>
          <w:szCs w:val="32"/>
        </w:rPr>
      </w:pPr>
      <w:r>
        <w:rPr>
          <w:rFonts w:ascii="inherit" w:hAnsi="inherit"/>
          <w:color w:val="FF0000"/>
          <w:sz w:val="32"/>
          <w:szCs w:val="32"/>
        </w:rPr>
        <w:t xml:space="preserve">Open to further feedback, </w:t>
      </w:r>
      <w:proofErr w:type="gramStart"/>
      <w:r>
        <w:rPr>
          <w:rFonts w:ascii="inherit" w:hAnsi="inherit"/>
          <w:color w:val="FF0000"/>
          <w:sz w:val="32"/>
          <w:szCs w:val="32"/>
        </w:rPr>
        <w:t>discussion</w:t>
      </w:r>
      <w:proofErr w:type="gramEnd"/>
      <w:r>
        <w:rPr>
          <w:rFonts w:ascii="inherit" w:hAnsi="inherit"/>
          <w:color w:val="FF0000"/>
          <w:sz w:val="32"/>
          <w:szCs w:val="32"/>
        </w:rPr>
        <w:t xml:space="preserve"> and correction.</w:t>
      </w:r>
    </w:p>
    <w:p w14:paraId="0B689471" w14:textId="77777777" w:rsidR="00C22F4C" w:rsidRDefault="00C22F4C" w:rsidP="00C22F4C">
      <w:pPr>
        <w:numPr>
          <w:ilvl w:val="0"/>
          <w:numId w:val="48"/>
        </w:numPr>
        <w:shd w:val="clear" w:color="auto" w:fill="FFFFFF"/>
        <w:spacing w:after="0"/>
        <w:ind w:left="1125"/>
        <w:textAlignment w:val="baseline"/>
        <w:divId w:val="1213736252"/>
        <w:rPr>
          <w:rFonts w:ascii="inherit" w:hAnsi="inherit"/>
          <w:color w:val="666666"/>
          <w:sz w:val="27"/>
          <w:szCs w:val="27"/>
        </w:rPr>
      </w:pPr>
      <w:r>
        <w:rPr>
          <w:rFonts w:ascii="inherit" w:hAnsi="inherit"/>
          <w:color w:val="666666"/>
          <w:sz w:val="27"/>
          <w:szCs w:val="27"/>
        </w:rPr>
        <w:t>A user has launched an EC2 instance from an instance store backed AMI. The infrastructure team wants to create an AMI from the running instance. Which of the below mentioned credentials is not required while creating the AMI?</w:t>
      </w:r>
    </w:p>
    <w:p w14:paraId="461363C1" w14:textId="77777777" w:rsidR="00C22F4C" w:rsidRDefault="00C22F4C" w:rsidP="00C22F4C">
      <w:pPr>
        <w:numPr>
          <w:ilvl w:val="1"/>
          <w:numId w:val="48"/>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AWS account ID</w:t>
      </w:r>
    </w:p>
    <w:p w14:paraId="70E6BF7F" w14:textId="77777777" w:rsidR="00C22F4C" w:rsidRDefault="00C22F4C" w:rsidP="00C22F4C">
      <w:pPr>
        <w:numPr>
          <w:ilvl w:val="1"/>
          <w:numId w:val="48"/>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509 certificate and private key</w:t>
      </w:r>
    </w:p>
    <w:p w14:paraId="5F4D69EA" w14:textId="77777777" w:rsidR="00C22F4C" w:rsidRDefault="00C22F4C" w:rsidP="00C22F4C">
      <w:pPr>
        <w:numPr>
          <w:ilvl w:val="1"/>
          <w:numId w:val="48"/>
        </w:numPr>
        <w:shd w:val="clear" w:color="auto" w:fill="FFFFFF"/>
        <w:spacing w:after="0"/>
        <w:ind w:left="2250"/>
        <w:textAlignment w:val="baseline"/>
        <w:divId w:val="1213736252"/>
        <w:rPr>
          <w:rFonts w:ascii="inherit" w:hAnsi="inherit"/>
          <w:color w:val="666666"/>
          <w:sz w:val="27"/>
          <w:szCs w:val="27"/>
        </w:rPr>
      </w:pPr>
      <w:r>
        <w:rPr>
          <w:rStyle w:val="Strong"/>
          <w:rFonts w:ascii="inherit" w:hAnsi="inherit"/>
          <w:color w:val="666666"/>
          <w:sz w:val="27"/>
          <w:szCs w:val="27"/>
          <w:bdr w:val="none" w:sz="0" w:space="0" w:color="auto" w:frame="1"/>
        </w:rPr>
        <w:t>AWS login ID to login to the console</w:t>
      </w:r>
    </w:p>
    <w:p w14:paraId="37E51CBC" w14:textId="77777777" w:rsidR="00C22F4C" w:rsidRDefault="00C22F4C" w:rsidP="00C22F4C">
      <w:pPr>
        <w:numPr>
          <w:ilvl w:val="1"/>
          <w:numId w:val="48"/>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Access key and secret access key</w:t>
      </w:r>
    </w:p>
    <w:p w14:paraId="6B8C3342" w14:textId="77777777" w:rsidR="00C22F4C" w:rsidRDefault="00C22F4C" w:rsidP="00C22F4C">
      <w:pPr>
        <w:numPr>
          <w:ilvl w:val="0"/>
          <w:numId w:val="48"/>
        </w:numPr>
        <w:shd w:val="clear" w:color="auto" w:fill="FFFFFF"/>
        <w:spacing w:after="0"/>
        <w:ind w:left="1125"/>
        <w:textAlignment w:val="baseline"/>
        <w:divId w:val="1213736252"/>
        <w:rPr>
          <w:rFonts w:ascii="inherit" w:hAnsi="inherit"/>
          <w:color w:val="666666"/>
          <w:sz w:val="27"/>
          <w:szCs w:val="27"/>
        </w:rPr>
      </w:pPr>
      <w:r>
        <w:rPr>
          <w:rFonts w:ascii="inherit" w:hAnsi="inherit"/>
          <w:color w:val="666666"/>
          <w:sz w:val="27"/>
          <w:szCs w:val="27"/>
        </w:rPr>
        <w:t>A user has launched an EC2 Windows instance from an instance store backed AMI. The user wants to convert the AMI to an EBS backed AMI. How can the user convert it?</w:t>
      </w:r>
    </w:p>
    <w:p w14:paraId="7C975872" w14:textId="77777777" w:rsidR="00C22F4C" w:rsidRDefault="00C22F4C" w:rsidP="00C22F4C">
      <w:pPr>
        <w:numPr>
          <w:ilvl w:val="1"/>
          <w:numId w:val="48"/>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Attach an EBS volume to the instance and unbundle all the AMI bundled data inside the EBS</w:t>
      </w:r>
    </w:p>
    <w:p w14:paraId="5528F5CA" w14:textId="77777777" w:rsidR="00C22F4C" w:rsidRDefault="00C22F4C" w:rsidP="00C22F4C">
      <w:pPr>
        <w:numPr>
          <w:ilvl w:val="1"/>
          <w:numId w:val="48"/>
        </w:numPr>
        <w:shd w:val="clear" w:color="auto" w:fill="FFFFFF"/>
        <w:spacing w:after="0"/>
        <w:ind w:left="2250"/>
        <w:textAlignment w:val="baseline"/>
        <w:divId w:val="1213736252"/>
        <w:rPr>
          <w:rFonts w:ascii="inherit" w:hAnsi="inherit"/>
          <w:color w:val="666666"/>
          <w:sz w:val="27"/>
          <w:szCs w:val="27"/>
        </w:rPr>
      </w:pPr>
      <w:r>
        <w:rPr>
          <w:rStyle w:val="Strong"/>
          <w:rFonts w:ascii="inherit" w:hAnsi="inherit"/>
          <w:color w:val="666666"/>
          <w:sz w:val="27"/>
          <w:szCs w:val="27"/>
          <w:bdr w:val="none" w:sz="0" w:space="0" w:color="auto" w:frame="1"/>
        </w:rPr>
        <w:t>A Windows based instance store backed AMI cannot be converted to an EBS backed AMI</w:t>
      </w:r>
    </w:p>
    <w:p w14:paraId="1F6A2146" w14:textId="77777777" w:rsidR="00C22F4C" w:rsidRDefault="00C22F4C" w:rsidP="00C22F4C">
      <w:pPr>
        <w:numPr>
          <w:ilvl w:val="1"/>
          <w:numId w:val="48"/>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It is not possible to convert an instance store backed AMI to an EBS backed AMI</w:t>
      </w:r>
    </w:p>
    <w:p w14:paraId="458B3A91" w14:textId="77777777" w:rsidR="00C22F4C" w:rsidRDefault="00C22F4C" w:rsidP="00C22F4C">
      <w:pPr>
        <w:numPr>
          <w:ilvl w:val="1"/>
          <w:numId w:val="48"/>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Attach an EBS volume and use the copy command to copy all the ephemeral content to the EBS Volume</w:t>
      </w:r>
    </w:p>
    <w:p w14:paraId="0952B91A" w14:textId="77777777" w:rsidR="00C22F4C" w:rsidRDefault="00C22F4C" w:rsidP="00C22F4C">
      <w:pPr>
        <w:numPr>
          <w:ilvl w:val="0"/>
          <w:numId w:val="48"/>
        </w:numPr>
        <w:shd w:val="clear" w:color="auto" w:fill="FFFFFF"/>
        <w:spacing w:after="0"/>
        <w:ind w:left="1125"/>
        <w:textAlignment w:val="baseline"/>
        <w:divId w:val="1213736252"/>
        <w:rPr>
          <w:rFonts w:ascii="inherit" w:hAnsi="inherit"/>
          <w:color w:val="666666"/>
          <w:sz w:val="27"/>
          <w:szCs w:val="27"/>
        </w:rPr>
      </w:pPr>
      <w:r>
        <w:rPr>
          <w:rFonts w:ascii="inherit" w:hAnsi="inherit"/>
          <w:color w:val="666666"/>
          <w:sz w:val="27"/>
          <w:szCs w:val="27"/>
        </w:rPr>
        <w:t>A user has launched two EBS backed EC2 instances in the US-East-1a region. The user wants to change the zone of one of the instances. How can the user change it?</w:t>
      </w:r>
    </w:p>
    <w:p w14:paraId="4593C78D" w14:textId="77777777" w:rsidR="00C22F4C" w:rsidRDefault="00C22F4C" w:rsidP="00C22F4C">
      <w:pPr>
        <w:numPr>
          <w:ilvl w:val="1"/>
          <w:numId w:val="48"/>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Stop one of the instances and change the availability zone</w:t>
      </w:r>
    </w:p>
    <w:p w14:paraId="515B5366" w14:textId="77777777" w:rsidR="00C22F4C" w:rsidRDefault="00C22F4C" w:rsidP="00C22F4C">
      <w:pPr>
        <w:numPr>
          <w:ilvl w:val="1"/>
          <w:numId w:val="48"/>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The zone can only be modified using the AWS CLI</w:t>
      </w:r>
    </w:p>
    <w:p w14:paraId="379B4E77" w14:textId="77777777" w:rsidR="00C22F4C" w:rsidRDefault="00C22F4C" w:rsidP="00C22F4C">
      <w:pPr>
        <w:numPr>
          <w:ilvl w:val="1"/>
          <w:numId w:val="48"/>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From the AWS EC2 console, select the Actions – &gt; Change zones and specify new zone</w:t>
      </w:r>
    </w:p>
    <w:p w14:paraId="5C1DFFF9" w14:textId="77777777" w:rsidR="00C22F4C" w:rsidRDefault="00C22F4C" w:rsidP="00C22F4C">
      <w:pPr>
        <w:numPr>
          <w:ilvl w:val="1"/>
          <w:numId w:val="48"/>
        </w:numPr>
        <w:shd w:val="clear" w:color="auto" w:fill="FFFFFF"/>
        <w:spacing w:after="0"/>
        <w:ind w:left="2250"/>
        <w:textAlignment w:val="baseline"/>
        <w:divId w:val="1213736252"/>
        <w:rPr>
          <w:rFonts w:ascii="inherit" w:hAnsi="inherit"/>
          <w:color w:val="666666"/>
          <w:sz w:val="27"/>
          <w:szCs w:val="27"/>
        </w:rPr>
      </w:pPr>
      <w:r>
        <w:rPr>
          <w:rStyle w:val="Strong"/>
          <w:rFonts w:ascii="inherit" w:hAnsi="inherit"/>
          <w:color w:val="666666"/>
          <w:sz w:val="27"/>
          <w:szCs w:val="27"/>
          <w:bdr w:val="none" w:sz="0" w:space="0" w:color="auto" w:frame="1"/>
        </w:rPr>
        <w:t>Create an AMI of the running instance and launch the instance in a separate AZ</w:t>
      </w:r>
    </w:p>
    <w:p w14:paraId="05F1DE02" w14:textId="77777777" w:rsidR="00C22F4C" w:rsidRDefault="00C22F4C" w:rsidP="00C22F4C">
      <w:pPr>
        <w:numPr>
          <w:ilvl w:val="0"/>
          <w:numId w:val="48"/>
        </w:numPr>
        <w:shd w:val="clear" w:color="auto" w:fill="FFFFFF"/>
        <w:spacing w:after="0"/>
        <w:ind w:left="1125"/>
        <w:textAlignment w:val="baseline"/>
        <w:divId w:val="1213736252"/>
        <w:rPr>
          <w:rFonts w:ascii="inherit" w:hAnsi="inherit"/>
          <w:color w:val="666666"/>
          <w:sz w:val="27"/>
          <w:szCs w:val="27"/>
        </w:rPr>
      </w:pPr>
      <w:r>
        <w:rPr>
          <w:rFonts w:ascii="inherit" w:hAnsi="inherit"/>
          <w:color w:val="666666"/>
          <w:sz w:val="27"/>
          <w:szCs w:val="27"/>
        </w:rPr>
        <w:t>A user has launched a large EBS backed EC2 instance in the US-East-1a region. The user wants to achieve Disaster Recovery (DR) for that instance by creating another small instance in Europe. How can the user achieve DR?</w:t>
      </w:r>
    </w:p>
    <w:p w14:paraId="2ADEB171" w14:textId="77777777" w:rsidR="00C22F4C" w:rsidRDefault="00C22F4C" w:rsidP="00C22F4C">
      <w:pPr>
        <w:numPr>
          <w:ilvl w:val="1"/>
          <w:numId w:val="48"/>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Copy the running instance using the “Instance Copy” command to the EU region</w:t>
      </w:r>
    </w:p>
    <w:p w14:paraId="3C4A172A" w14:textId="77777777" w:rsidR="00C22F4C" w:rsidRDefault="00C22F4C" w:rsidP="00C22F4C">
      <w:pPr>
        <w:numPr>
          <w:ilvl w:val="1"/>
          <w:numId w:val="48"/>
        </w:numPr>
        <w:shd w:val="clear" w:color="auto" w:fill="FFFFFF"/>
        <w:spacing w:after="0"/>
        <w:ind w:left="2250"/>
        <w:textAlignment w:val="baseline"/>
        <w:divId w:val="1213736252"/>
        <w:rPr>
          <w:rFonts w:ascii="inherit" w:hAnsi="inherit"/>
          <w:color w:val="666666"/>
          <w:sz w:val="27"/>
          <w:szCs w:val="27"/>
        </w:rPr>
      </w:pPr>
      <w:r>
        <w:rPr>
          <w:rStyle w:val="Strong"/>
          <w:rFonts w:ascii="inherit" w:hAnsi="inherit"/>
          <w:color w:val="666666"/>
          <w:sz w:val="27"/>
          <w:szCs w:val="27"/>
          <w:bdr w:val="none" w:sz="0" w:space="0" w:color="auto" w:frame="1"/>
        </w:rPr>
        <w:t>Create an AMI of the instance and copy the AMI to the EU region. Then launch the instance from the EU AMI</w:t>
      </w:r>
    </w:p>
    <w:p w14:paraId="01677B4E" w14:textId="77777777" w:rsidR="00C22F4C" w:rsidRDefault="00C22F4C" w:rsidP="00C22F4C">
      <w:pPr>
        <w:numPr>
          <w:ilvl w:val="1"/>
          <w:numId w:val="48"/>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Copy the instance from the US East region to the EU region</w:t>
      </w:r>
    </w:p>
    <w:p w14:paraId="79F21907" w14:textId="77777777" w:rsidR="00C22F4C" w:rsidRDefault="00C22F4C" w:rsidP="00C22F4C">
      <w:pPr>
        <w:numPr>
          <w:ilvl w:val="1"/>
          <w:numId w:val="48"/>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Use the “Launch more like this” option to copy the instance from one region to another</w:t>
      </w:r>
    </w:p>
    <w:p w14:paraId="57B71C80" w14:textId="77777777" w:rsidR="00C22F4C" w:rsidRDefault="00C22F4C" w:rsidP="00C22F4C">
      <w:pPr>
        <w:numPr>
          <w:ilvl w:val="0"/>
          <w:numId w:val="48"/>
        </w:numPr>
        <w:shd w:val="clear" w:color="auto" w:fill="FFFFFF"/>
        <w:spacing w:after="0"/>
        <w:ind w:left="1125"/>
        <w:textAlignment w:val="baseline"/>
        <w:divId w:val="1213736252"/>
        <w:rPr>
          <w:rFonts w:ascii="inherit" w:hAnsi="inherit"/>
          <w:color w:val="666666"/>
          <w:sz w:val="27"/>
          <w:szCs w:val="27"/>
        </w:rPr>
      </w:pPr>
      <w:r>
        <w:rPr>
          <w:rFonts w:ascii="inherit" w:hAnsi="inherit"/>
          <w:color w:val="666666"/>
          <w:sz w:val="27"/>
          <w:szCs w:val="27"/>
        </w:rPr>
        <w:t>A user has launched an EC2 instance store backed instance in the US-East-1a zone. The user created AMI #1 and copied it to the Europe region. After that, the user made a few updates to the application running in the US-East-1a zone. The user makes an AMI#2 after the changes. If the user launches a new instance in Europe from the AMI #1 copy, which of the below mentioned statements is true?</w:t>
      </w:r>
    </w:p>
    <w:p w14:paraId="26CD42BA" w14:textId="77777777" w:rsidR="00C22F4C" w:rsidRDefault="00C22F4C" w:rsidP="00C22F4C">
      <w:pPr>
        <w:numPr>
          <w:ilvl w:val="1"/>
          <w:numId w:val="48"/>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The new instance will have the changes made after the AMI copy as AWS just copies the reference of the original AMI during the copying. Thus, the copied AMI will have all the updated data</w:t>
      </w:r>
    </w:p>
    <w:p w14:paraId="2B85A673" w14:textId="77777777" w:rsidR="00C22F4C" w:rsidRDefault="00C22F4C" w:rsidP="00C22F4C">
      <w:pPr>
        <w:numPr>
          <w:ilvl w:val="1"/>
          <w:numId w:val="48"/>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The new instance will have the changes made after the AMI copy since AWS keeps updating the AMI</w:t>
      </w:r>
    </w:p>
    <w:p w14:paraId="414F4B31" w14:textId="77777777" w:rsidR="00C22F4C" w:rsidRDefault="00C22F4C" w:rsidP="00C22F4C">
      <w:pPr>
        <w:numPr>
          <w:ilvl w:val="1"/>
          <w:numId w:val="48"/>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It is not possible to copy the instance store backed AMI from one region to another</w:t>
      </w:r>
    </w:p>
    <w:p w14:paraId="1A04603C" w14:textId="77777777" w:rsidR="00C22F4C" w:rsidRDefault="00C22F4C" w:rsidP="00C22F4C">
      <w:pPr>
        <w:numPr>
          <w:ilvl w:val="1"/>
          <w:numId w:val="48"/>
        </w:numPr>
        <w:shd w:val="clear" w:color="auto" w:fill="FFFFFF"/>
        <w:spacing w:after="0"/>
        <w:ind w:left="2250"/>
        <w:textAlignment w:val="baseline"/>
        <w:divId w:val="1213736252"/>
        <w:rPr>
          <w:rFonts w:ascii="inherit" w:hAnsi="inherit"/>
          <w:color w:val="666666"/>
          <w:sz w:val="27"/>
          <w:szCs w:val="27"/>
        </w:rPr>
      </w:pPr>
      <w:r>
        <w:rPr>
          <w:rStyle w:val="Strong"/>
          <w:rFonts w:ascii="inherit" w:hAnsi="inherit"/>
          <w:color w:val="666666"/>
          <w:sz w:val="27"/>
          <w:szCs w:val="27"/>
          <w:bdr w:val="none" w:sz="0" w:space="0" w:color="auto" w:frame="1"/>
        </w:rPr>
        <w:t>The new instance in the EU region will not have the changes made after the AMI copy</w:t>
      </w:r>
    </w:p>
    <w:p w14:paraId="34EC9193" w14:textId="77777777" w:rsidR="00C22F4C" w:rsidRDefault="00C22F4C" w:rsidP="00C22F4C">
      <w:pPr>
        <w:numPr>
          <w:ilvl w:val="0"/>
          <w:numId w:val="48"/>
        </w:numPr>
        <w:shd w:val="clear" w:color="auto" w:fill="FFFFFF"/>
        <w:spacing w:after="0"/>
        <w:ind w:left="1125"/>
        <w:textAlignment w:val="baseline"/>
        <w:divId w:val="1213736252"/>
        <w:rPr>
          <w:rFonts w:ascii="inherit" w:hAnsi="inherit"/>
          <w:color w:val="666666"/>
          <w:sz w:val="27"/>
          <w:szCs w:val="27"/>
        </w:rPr>
      </w:pPr>
      <w:r>
        <w:rPr>
          <w:rFonts w:ascii="inherit" w:hAnsi="inherit"/>
          <w:color w:val="666666"/>
          <w:sz w:val="27"/>
          <w:szCs w:val="27"/>
        </w:rPr>
        <w:t>George has shared an EC2 AMI created in the US East region from his AWS account with Stefano. George copies the same AMI to the US West region. Can Stefano access the copied AMI of George’s account from the US West region?</w:t>
      </w:r>
    </w:p>
    <w:p w14:paraId="72997B95" w14:textId="77777777" w:rsidR="00C22F4C" w:rsidRDefault="00C22F4C" w:rsidP="00C22F4C">
      <w:pPr>
        <w:numPr>
          <w:ilvl w:val="1"/>
          <w:numId w:val="48"/>
        </w:numPr>
        <w:shd w:val="clear" w:color="auto" w:fill="FFFFFF"/>
        <w:spacing w:after="0"/>
        <w:ind w:left="2250"/>
        <w:textAlignment w:val="baseline"/>
        <w:divId w:val="1213736252"/>
        <w:rPr>
          <w:rFonts w:ascii="inherit" w:hAnsi="inherit"/>
          <w:color w:val="666666"/>
          <w:sz w:val="27"/>
          <w:szCs w:val="27"/>
        </w:rPr>
      </w:pPr>
      <w:r>
        <w:rPr>
          <w:rStyle w:val="Strong"/>
          <w:rFonts w:ascii="inherit" w:hAnsi="inherit"/>
          <w:color w:val="666666"/>
          <w:sz w:val="27"/>
          <w:szCs w:val="27"/>
          <w:bdr w:val="none" w:sz="0" w:space="0" w:color="auto" w:frame="1"/>
        </w:rPr>
        <w:t>No, copy AMI does not copy the permission</w:t>
      </w:r>
    </w:p>
    <w:p w14:paraId="0526F267" w14:textId="77777777" w:rsidR="00C22F4C" w:rsidRDefault="00C22F4C" w:rsidP="00C22F4C">
      <w:pPr>
        <w:numPr>
          <w:ilvl w:val="1"/>
          <w:numId w:val="48"/>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It is not possible to share the AMI with a specific account</w:t>
      </w:r>
    </w:p>
    <w:p w14:paraId="422E02DA" w14:textId="77777777" w:rsidR="00C22F4C" w:rsidRDefault="00C22F4C" w:rsidP="00C22F4C">
      <w:pPr>
        <w:numPr>
          <w:ilvl w:val="1"/>
          <w:numId w:val="48"/>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Yes, since copy AMI copies all private account sharing permissions</w:t>
      </w:r>
    </w:p>
    <w:p w14:paraId="7A305031" w14:textId="77777777" w:rsidR="00C22F4C" w:rsidRDefault="00C22F4C" w:rsidP="00C22F4C">
      <w:pPr>
        <w:numPr>
          <w:ilvl w:val="1"/>
          <w:numId w:val="48"/>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Yes, since copy AMI copies all the permissions attached with the AMI</w:t>
      </w:r>
    </w:p>
    <w:p w14:paraId="2A815054" w14:textId="77777777" w:rsidR="00C22F4C" w:rsidRDefault="00C22F4C" w:rsidP="00C22F4C">
      <w:pPr>
        <w:numPr>
          <w:ilvl w:val="0"/>
          <w:numId w:val="48"/>
        </w:numPr>
        <w:shd w:val="clear" w:color="auto" w:fill="FFFFFF"/>
        <w:spacing w:after="0"/>
        <w:ind w:left="1125"/>
        <w:textAlignment w:val="baseline"/>
        <w:divId w:val="1213736252"/>
        <w:rPr>
          <w:rFonts w:ascii="inherit" w:hAnsi="inherit"/>
          <w:color w:val="666666"/>
          <w:sz w:val="27"/>
          <w:szCs w:val="27"/>
        </w:rPr>
      </w:pPr>
      <w:r>
        <w:rPr>
          <w:rFonts w:ascii="inherit" w:hAnsi="inherit"/>
          <w:color w:val="666666"/>
          <w:sz w:val="27"/>
          <w:szCs w:val="27"/>
        </w:rPr>
        <w:t>EC2 instances are launched from Amazon Machine images (AMIS). A given public AMI can:</w:t>
      </w:r>
    </w:p>
    <w:p w14:paraId="3DF368FA" w14:textId="77777777" w:rsidR="00C22F4C" w:rsidRDefault="00C22F4C" w:rsidP="00C22F4C">
      <w:pPr>
        <w:numPr>
          <w:ilvl w:val="1"/>
          <w:numId w:val="48"/>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be used to launch EC2 Instances in any AWS region.</w:t>
      </w:r>
    </w:p>
    <w:p w14:paraId="3E0F1D15" w14:textId="77777777" w:rsidR="00C22F4C" w:rsidRDefault="00C22F4C" w:rsidP="00C22F4C">
      <w:pPr>
        <w:numPr>
          <w:ilvl w:val="1"/>
          <w:numId w:val="48"/>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only be used to launch EC2 instances in the same country as the AMI is stored.</w:t>
      </w:r>
    </w:p>
    <w:p w14:paraId="64DB756F" w14:textId="77777777" w:rsidR="00C22F4C" w:rsidRDefault="00C22F4C" w:rsidP="00C22F4C">
      <w:pPr>
        <w:numPr>
          <w:ilvl w:val="1"/>
          <w:numId w:val="48"/>
        </w:numPr>
        <w:shd w:val="clear" w:color="auto" w:fill="FFFFFF"/>
        <w:spacing w:after="0"/>
        <w:ind w:left="2250"/>
        <w:textAlignment w:val="baseline"/>
        <w:divId w:val="1213736252"/>
        <w:rPr>
          <w:rFonts w:ascii="inherit" w:hAnsi="inherit"/>
          <w:color w:val="666666"/>
          <w:sz w:val="27"/>
          <w:szCs w:val="27"/>
        </w:rPr>
      </w:pPr>
      <w:r>
        <w:rPr>
          <w:rStyle w:val="Strong"/>
          <w:rFonts w:ascii="inherit" w:hAnsi="inherit"/>
          <w:color w:val="666666"/>
          <w:sz w:val="27"/>
          <w:szCs w:val="27"/>
          <w:bdr w:val="none" w:sz="0" w:space="0" w:color="auto" w:frame="1"/>
        </w:rPr>
        <w:t>only be used to launch EC2 instances in the same AWS region as the AMI is stored. </w:t>
      </w:r>
      <w:r>
        <w:rPr>
          <w:rFonts w:ascii="inherit" w:hAnsi="inherit"/>
          <w:color w:val="666666"/>
          <w:sz w:val="27"/>
          <w:szCs w:val="27"/>
        </w:rPr>
        <w:t>(An AMI is tied to the region where its files are located within Amazon S3)</w:t>
      </w:r>
    </w:p>
    <w:p w14:paraId="5235161D" w14:textId="77777777" w:rsidR="00C22F4C" w:rsidRDefault="00C22F4C" w:rsidP="00C22F4C">
      <w:pPr>
        <w:numPr>
          <w:ilvl w:val="1"/>
          <w:numId w:val="48"/>
        </w:numPr>
        <w:shd w:val="clear" w:color="auto" w:fill="FFFFFF"/>
        <w:spacing w:after="0"/>
        <w:ind w:left="2250"/>
        <w:textAlignment w:val="baseline"/>
        <w:divId w:val="1213736252"/>
        <w:rPr>
          <w:rFonts w:ascii="inherit" w:hAnsi="inherit"/>
          <w:color w:val="666666"/>
          <w:sz w:val="27"/>
          <w:szCs w:val="27"/>
        </w:rPr>
      </w:pPr>
      <w:r>
        <w:rPr>
          <w:rFonts w:ascii="inherit" w:hAnsi="inherit"/>
          <w:color w:val="666666"/>
          <w:sz w:val="27"/>
          <w:szCs w:val="27"/>
        </w:rPr>
        <w:t>only be used to launch EC2 instances in the same AWS availability zone as the AMI is stored.</w:t>
      </w:r>
    </w:p>
    <w:p w14:paraId="7FAD243B" w14:textId="599E3ADD" w:rsidR="00E947D7" w:rsidRDefault="00E947D7">
      <w:pPr>
        <w:pStyle w:val="PadderBetweenControlandBody"/>
      </w:pPr>
    </w:p>
    <w:sectPr w:rsidR="00E947D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5188"/>
    <w:multiLevelType w:val="multilevel"/>
    <w:tmpl w:val="479C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F31814"/>
    <w:multiLevelType w:val="multilevel"/>
    <w:tmpl w:val="F8A0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B07500"/>
    <w:multiLevelType w:val="multilevel"/>
    <w:tmpl w:val="A04C1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F123CF"/>
    <w:multiLevelType w:val="multilevel"/>
    <w:tmpl w:val="DBAA8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1D47ED"/>
    <w:multiLevelType w:val="multilevel"/>
    <w:tmpl w:val="25881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340F6D"/>
    <w:multiLevelType w:val="multilevel"/>
    <w:tmpl w:val="E3AA9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896668"/>
    <w:multiLevelType w:val="multilevel"/>
    <w:tmpl w:val="BC8A85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9628BF"/>
    <w:multiLevelType w:val="multilevel"/>
    <w:tmpl w:val="C85895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C8276D"/>
    <w:multiLevelType w:val="multilevel"/>
    <w:tmpl w:val="53323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427BEE"/>
    <w:multiLevelType w:val="multilevel"/>
    <w:tmpl w:val="654C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C635B8"/>
    <w:multiLevelType w:val="multilevel"/>
    <w:tmpl w:val="187803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657633"/>
    <w:multiLevelType w:val="multilevel"/>
    <w:tmpl w:val="BADC0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7E125D"/>
    <w:multiLevelType w:val="multilevel"/>
    <w:tmpl w:val="452E7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151F6C"/>
    <w:multiLevelType w:val="multilevel"/>
    <w:tmpl w:val="4C12D1F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EF302D"/>
    <w:multiLevelType w:val="multilevel"/>
    <w:tmpl w:val="F9BC3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8A20DB0"/>
    <w:multiLevelType w:val="multilevel"/>
    <w:tmpl w:val="8A64B3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DC1940"/>
    <w:multiLevelType w:val="multilevel"/>
    <w:tmpl w:val="AA5C0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3972C7"/>
    <w:multiLevelType w:val="multilevel"/>
    <w:tmpl w:val="F3C2F2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E52BB9"/>
    <w:multiLevelType w:val="multilevel"/>
    <w:tmpl w:val="2F5073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B0B5A65"/>
    <w:multiLevelType w:val="multilevel"/>
    <w:tmpl w:val="2514EB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C124E83"/>
    <w:multiLevelType w:val="multilevel"/>
    <w:tmpl w:val="74B6C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D6C2210"/>
    <w:multiLevelType w:val="multilevel"/>
    <w:tmpl w:val="F0DCA9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D941106"/>
    <w:multiLevelType w:val="multilevel"/>
    <w:tmpl w:val="8670E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E266D80"/>
    <w:multiLevelType w:val="multilevel"/>
    <w:tmpl w:val="52085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E3113AC"/>
    <w:multiLevelType w:val="multilevel"/>
    <w:tmpl w:val="AA2E5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EF448F8"/>
    <w:multiLevelType w:val="multilevel"/>
    <w:tmpl w:val="178807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1412084"/>
    <w:multiLevelType w:val="multilevel"/>
    <w:tmpl w:val="36548F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5E49F4"/>
    <w:multiLevelType w:val="multilevel"/>
    <w:tmpl w:val="92707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F1804FC"/>
    <w:multiLevelType w:val="multilevel"/>
    <w:tmpl w:val="E7D0C2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F24682F"/>
    <w:multiLevelType w:val="multilevel"/>
    <w:tmpl w:val="345643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5DC1B0A"/>
    <w:multiLevelType w:val="multilevel"/>
    <w:tmpl w:val="2CCC0A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7203C86"/>
    <w:multiLevelType w:val="multilevel"/>
    <w:tmpl w:val="4BA8D9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1A302E3"/>
    <w:multiLevelType w:val="multilevel"/>
    <w:tmpl w:val="DA8604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6A173BE"/>
    <w:multiLevelType w:val="multilevel"/>
    <w:tmpl w:val="1E0ADEA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351D57"/>
    <w:multiLevelType w:val="multilevel"/>
    <w:tmpl w:val="972615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E4D5D53"/>
    <w:multiLevelType w:val="multilevel"/>
    <w:tmpl w:val="14A4594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6432DE"/>
    <w:multiLevelType w:val="multilevel"/>
    <w:tmpl w:val="65BEB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E7C6437"/>
    <w:multiLevelType w:val="multilevel"/>
    <w:tmpl w:val="A4E2DA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11B69A8"/>
    <w:multiLevelType w:val="multilevel"/>
    <w:tmpl w:val="4C74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6811044"/>
    <w:multiLevelType w:val="multilevel"/>
    <w:tmpl w:val="8D28AB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7A55A12"/>
    <w:multiLevelType w:val="multilevel"/>
    <w:tmpl w:val="80129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7004DF"/>
    <w:multiLevelType w:val="multilevel"/>
    <w:tmpl w:val="3230D8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B7C0867"/>
    <w:multiLevelType w:val="multilevel"/>
    <w:tmpl w:val="325A2F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EF72ECD"/>
    <w:multiLevelType w:val="multilevel"/>
    <w:tmpl w:val="47B2EA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0"/>
  </w:num>
  <w:num w:numId="2">
    <w:abstractNumId w:val="37"/>
  </w:num>
  <w:num w:numId="3">
    <w:abstractNumId w:val="24"/>
  </w:num>
  <w:num w:numId="4">
    <w:abstractNumId w:val="36"/>
  </w:num>
  <w:num w:numId="5">
    <w:abstractNumId w:val="0"/>
  </w:num>
  <w:num w:numId="6">
    <w:abstractNumId w:val="21"/>
  </w:num>
  <w:num w:numId="7">
    <w:abstractNumId w:val="5"/>
  </w:num>
  <w:num w:numId="8">
    <w:abstractNumId w:val="22"/>
  </w:num>
  <w:num w:numId="9">
    <w:abstractNumId w:val="20"/>
  </w:num>
  <w:num w:numId="10">
    <w:abstractNumId w:val="23"/>
  </w:num>
  <w:num w:numId="11">
    <w:abstractNumId w:val="14"/>
  </w:num>
  <w:num w:numId="12">
    <w:abstractNumId w:val="31"/>
  </w:num>
  <w:num w:numId="13">
    <w:abstractNumId w:val="10"/>
  </w:num>
  <w:num w:numId="14">
    <w:abstractNumId w:val="34"/>
  </w:num>
  <w:num w:numId="15">
    <w:abstractNumId w:val="38"/>
  </w:num>
  <w:num w:numId="16">
    <w:abstractNumId w:val="27"/>
  </w:num>
  <w:num w:numId="17">
    <w:abstractNumId w:val="19"/>
  </w:num>
  <w:num w:numId="18">
    <w:abstractNumId w:val="12"/>
  </w:num>
  <w:num w:numId="19">
    <w:abstractNumId w:val="4"/>
  </w:num>
  <w:num w:numId="20">
    <w:abstractNumId w:val="29"/>
  </w:num>
  <w:num w:numId="21">
    <w:abstractNumId w:val="9"/>
  </w:num>
  <w:num w:numId="22">
    <w:abstractNumId w:val="16"/>
  </w:num>
  <w:num w:numId="23">
    <w:abstractNumId w:val="35"/>
  </w:num>
  <w:num w:numId="24">
    <w:abstractNumId w:val="35"/>
  </w:num>
  <w:num w:numId="25">
    <w:abstractNumId w:val="35"/>
  </w:num>
  <w:num w:numId="26">
    <w:abstractNumId w:val="35"/>
  </w:num>
  <w:num w:numId="27">
    <w:abstractNumId w:val="35"/>
  </w:num>
  <w:num w:numId="28">
    <w:abstractNumId w:val="8"/>
  </w:num>
  <w:num w:numId="29">
    <w:abstractNumId w:val="25"/>
  </w:num>
  <w:num w:numId="30">
    <w:abstractNumId w:val="2"/>
  </w:num>
  <w:num w:numId="31">
    <w:abstractNumId w:val="15"/>
  </w:num>
  <w:num w:numId="32">
    <w:abstractNumId w:val="3"/>
  </w:num>
  <w:num w:numId="33">
    <w:abstractNumId w:val="33"/>
  </w:num>
  <w:num w:numId="34">
    <w:abstractNumId w:val="6"/>
  </w:num>
  <w:num w:numId="35">
    <w:abstractNumId w:val="7"/>
  </w:num>
  <w:num w:numId="36">
    <w:abstractNumId w:val="39"/>
  </w:num>
  <w:num w:numId="37">
    <w:abstractNumId w:val="18"/>
  </w:num>
  <w:num w:numId="38">
    <w:abstractNumId w:val="42"/>
  </w:num>
  <w:num w:numId="39">
    <w:abstractNumId w:val="17"/>
  </w:num>
  <w:num w:numId="40">
    <w:abstractNumId w:val="28"/>
  </w:num>
  <w:num w:numId="41">
    <w:abstractNumId w:val="1"/>
  </w:num>
  <w:num w:numId="42">
    <w:abstractNumId w:val="26"/>
  </w:num>
  <w:num w:numId="43">
    <w:abstractNumId w:val="32"/>
  </w:num>
  <w:num w:numId="44">
    <w:abstractNumId w:val="11"/>
  </w:num>
  <w:num w:numId="45">
    <w:abstractNumId w:val="43"/>
  </w:num>
  <w:num w:numId="46">
    <w:abstractNumId w:val="41"/>
  </w:num>
  <w:num w:numId="47">
    <w:abstractNumId w:val="40"/>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004136"/>
    <w:rsid w:val="00017D08"/>
    <w:rsid w:val="000F11FE"/>
    <w:rsid w:val="00124844"/>
    <w:rsid w:val="00230A98"/>
    <w:rsid w:val="0024777D"/>
    <w:rsid w:val="002F484D"/>
    <w:rsid w:val="006369C6"/>
    <w:rsid w:val="007372F8"/>
    <w:rsid w:val="0079349D"/>
    <w:rsid w:val="007C727C"/>
    <w:rsid w:val="007F5ED3"/>
    <w:rsid w:val="00950A94"/>
    <w:rsid w:val="009D7724"/>
    <w:rsid w:val="009F2635"/>
    <w:rsid w:val="009F4012"/>
    <w:rsid w:val="00AE5E75"/>
    <w:rsid w:val="00B00292"/>
    <w:rsid w:val="00B27DA7"/>
    <w:rsid w:val="00B8391A"/>
    <w:rsid w:val="00B96B39"/>
    <w:rsid w:val="00C22F4C"/>
    <w:rsid w:val="00C41DF3"/>
    <w:rsid w:val="00DA1598"/>
    <w:rsid w:val="00E947D7"/>
    <w:rsid w:val="00F30F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30A9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13736252">
      <w:bodyDiv w:val="1"/>
      <w:marLeft w:val="0"/>
      <w:marRight w:val="0"/>
      <w:marTop w:val="0"/>
      <w:marBottom w:val="0"/>
      <w:divBdr>
        <w:top w:val="none" w:sz="0" w:space="0" w:color="auto"/>
        <w:left w:val="none" w:sz="0" w:space="0" w:color="auto"/>
        <w:bottom w:val="none" w:sz="0" w:space="0" w:color="auto"/>
        <w:right w:val="none" w:sz="0" w:space="0" w:color="auto"/>
      </w:divBdr>
      <w:divsChild>
        <w:div w:id="2127387145">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jayendrapatil.com/aws-ebs-vs-instance-store/" TargetMode="External"/><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DAB932AF-83FA-4CDD-ABE1-7A6E3D736A5E}"/>
      </w:docPartPr>
      <w:docPartBody>
        <w:p w:rsidR="006B476F" w:rsidRDefault="00385733">
          <w:r w:rsidRPr="00757816">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385733"/>
    <w:rsid w:val="004E7F35"/>
    <w:rsid w:val="006B476F"/>
    <w:rsid w:val="009568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573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4.xml><?xml version="1.0" encoding="utf-8"?>
<BlogPostInfo xmlns="http://www.microsoft.com/Office/Word/BlogTool">
  <PostTitle>Amazon Machine Image – AMI</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Props1.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D1E2072-A7E3-4DAE-9149-608034D634FC}">
  <ds:schemaRefs>
    <ds:schemaRef ds:uri="http://schemas.microsoft.com/sharepoint/v3/contenttype/forms"/>
  </ds:schemaRefs>
</ds:datastoreItem>
</file>

<file path=customXml/itemProps3.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5F329CAD-B019-4FA6-9FEF-74898909AD20}">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 post.dotx</Template>
  <TotalTime>876</TotalTime>
  <Pages>1</Pages>
  <Words>2733</Words>
  <Characters>15579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10</cp:revision>
  <dcterms:created xsi:type="dcterms:W3CDTF">2020-11-27T04:06:00Z</dcterms:created>
  <dcterms:modified xsi:type="dcterms:W3CDTF">2022-03-12T05:41:00Z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