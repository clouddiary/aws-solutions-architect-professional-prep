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4C2EAB16" w:rsidR="00E947D7" w:rsidRDefault="00BB1C9E">
              <w:pPr>
                <w:pStyle w:val="Publishwithline"/>
              </w:pPr>
              <w:r w:rsidRPr="0038717A">
                <w:rPr>
                  <w:rFonts w:ascii="Georgia" w:eastAsia="Times New Roman" w:hAnsi="Georgia" w:cs="Times New Roman"/>
                  <w:color w:val="666666"/>
                  <w:kern w:val="36"/>
                  <w:sz w:val="48"/>
                  <w:szCs w:val="48"/>
                </w:rPr>
                <w:t>AWS Classic Load Balancer vs Application Load Balancer vs Network Load Balancer</w:t>
              </w:r>
            </w:p>
          </w:sdtContent>
        </w:sdt>
        <w:p w14:paraId="4007A0B5" w14:textId="77777777" w:rsidR="00E947D7" w:rsidRDefault="00E947D7">
          <w:pPr>
            <w:pStyle w:val="underline"/>
          </w:pPr>
        </w:p>
        <w:p w14:paraId="678576F8" w14:textId="14C99333" w:rsidR="00652FE0" w:rsidRPr="00652FE0" w:rsidRDefault="00C80531" w:rsidP="00B16FFE">
          <w:pPr>
            <w:pStyle w:val="Heading1"/>
            <w:shd w:val="clear" w:color="auto" w:fill="FFFFFF"/>
            <w:spacing w:before="0"/>
            <w:textAlignment w:val="baseline"/>
            <w:divId w:val="34890530"/>
          </w:pPr>
        </w:p>
      </w:sdtContent>
    </w:sdt>
    <w:p w14:paraId="73E35B31" w14:textId="71205EB0" w:rsidR="00652FE0" w:rsidRDefault="0068297C" w:rsidP="00652FE0">
      <w:pPr>
        <w:divId w:val="34890530"/>
      </w:pPr>
      <w:r>
        <w:rPr>
          <w:noProof/>
        </w:rPr>
        <w:drawing>
          <wp:inline distT="0" distB="0" distL="0" distR="0" wp14:anchorId="7C15706C" wp14:editId="5D86D29F">
            <wp:extent cx="11553825" cy="5600700"/>
            <wp:effectExtent l="0" t="0" r="952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11553825" cy="5600700"/>
                    </a:xfrm>
                    <a:prstGeom prst="rect">
                      <a:avLst/>
                    </a:prstGeom>
                  </pic:spPr>
                </pic:pic>
              </a:graphicData>
            </a:graphic>
          </wp:inline>
        </w:drawing>
      </w:r>
    </w:p>
    <w:p w14:paraId="01DD7FDA" w14:textId="00539342" w:rsidR="0068297C" w:rsidRDefault="0068297C" w:rsidP="00652FE0">
      <w:pPr>
        <w:divId w:val="34890530"/>
      </w:pPr>
      <w:r>
        <w:rPr>
          <w:noProof/>
        </w:rPr>
        <w:drawing>
          <wp:inline distT="0" distB="0" distL="0" distR="0" wp14:anchorId="21450340" wp14:editId="6F9A7189">
            <wp:extent cx="11449050" cy="584835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11449050" cy="5848350"/>
                    </a:xfrm>
                    <a:prstGeom prst="rect">
                      <a:avLst/>
                    </a:prstGeom>
                  </pic:spPr>
                </pic:pic>
              </a:graphicData>
            </a:graphic>
          </wp:inline>
        </w:drawing>
      </w:r>
    </w:p>
    <w:p w14:paraId="1336F083" w14:textId="77777777" w:rsidR="0068297C" w:rsidRDefault="0068297C" w:rsidP="00652FE0">
      <w:pPr>
        <w:divId w:val="34890530"/>
      </w:pPr>
    </w:p>
    <w:p w14:paraId="778DE24E" w14:textId="77777777" w:rsidR="0068297C" w:rsidRPr="00652FE0" w:rsidRDefault="0068297C" w:rsidP="00652FE0">
      <w:pPr>
        <w:divId w:val="34890530"/>
      </w:pPr>
    </w:p>
    <w:p w14:paraId="34C19BA8" w14:textId="70FB7007" w:rsidR="00B36083" w:rsidRPr="00B36083" w:rsidRDefault="00B36083">
      <w:pPr>
        <w:pStyle w:val="Heading1"/>
        <w:shd w:val="clear" w:color="auto" w:fill="FFFFFF"/>
        <w:spacing w:before="0"/>
        <w:textAlignment w:val="baseline"/>
        <w:divId w:val="34890530"/>
        <w:rPr>
          <w:rFonts w:ascii="inherit" w:hAnsi="inherit"/>
          <w:b w:val="0"/>
          <w:bCs w:val="0"/>
          <w:color w:val="666666"/>
          <w:sz w:val="42"/>
          <w:szCs w:val="42"/>
          <w:bdr w:val="none" w:sz="0" w:space="0" w:color="auto" w:frame="1"/>
        </w:rPr>
      </w:pPr>
      <w:r w:rsidRPr="00B36083">
        <w:rPr>
          <w:rFonts w:ascii="inherit" w:hAnsi="inherit"/>
          <w:b w:val="0"/>
          <w:bCs w:val="0"/>
          <w:color w:val="666666"/>
          <w:sz w:val="42"/>
          <w:szCs w:val="42"/>
          <w:bdr w:val="none" w:sz="0" w:space="0" w:color="auto" w:frame="1"/>
        </w:rPr>
        <w:t>AWS Application Load Balancer -ALB</w:t>
      </w:r>
    </w:p>
    <w:p w14:paraId="027D3CD9" w14:textId="77777777" w:rsidR="00B36083" w:rsidRPr="00BB1C9E" w:rsidRDefault="00B36083" w:rsidP="00B36083">
      <w:pPr>
        <w:numPr>
          <w:ilvl w:val="0"/>
          <w:numId w:val="22"/>
        </w:numPr>
        <w:shd w:val="clear" w:color="auto" w:fill="FFFFFF"/>
        <w:spacing w:after="0"/>
        <w:ind w:left="1125"/>
        <w:textAlignment w:val="baseline"/>
        <w:divId w:val="34890530"/>
        <w:rPr>
          <w:rFonts w:ascii="inherit" w:hAnsi="inherit"/>
          <w:color w:val="00B050"/>
          <w:sz w:val="27"/>
          <w:szCs w:val="27"/>
        </w:rPr>
      </w:pPr>
      <w:r w:rsidRPr="00BB1C9E">
        <w:rPr>
          <w:rFonts w:ascii="inherit" w:hAnsi="inherit"/>
          <w:color w:val="00B050"/>
          <w:sz w:val="27"/>
          <w:szCs w:val="27"/>
        </w:rPr>
        <w:t>An Application Load Balancer is a load balancing option for the ELB service that operates at the layer 7 (application layer) and allows defining routing rules based on content across multiple services or containers running on one or more EC2 instances.</w:t>
      </w:r>
    </w:p>
    <w:p w14:paraId="199408E2" w14:textId="77777777" w:rsidR="00B36083" w:rsidRPr="005E5D11" w:rsidRDefault="00B36083" w:rsidP="00B36083">
      <w:pPr>
        <w:numPr>
          <w:ilvl w:val="0"/>
          <w:numId w:val="22"/>
        </w:numPr>
        <w:shd w:val="clear" w:color="auto" w:fill="FFFFFF"/>
        <w:spacing w:after="0"/>
        <w:ind w:left="1125"/>
        <w:textAlignment w:val="baseline"/>
        <w:divId w:val="34890530"/>
        <w:rPr>
          <w:rFonts w:ascii="inherit" w:hAnsi="inherit"/>
          <w:color w:val="00B050"/>
          <w:sz w:val="27"/>
          <w:szCs w:val="27"/>
        </w:rPr>
      </w:pPr>
      <w:r w:rsidRPr="005E5D11">
        <w:rPr>
          <w:rFonts w:ascii="inherit" w:hAnsi="inherit"/>
          <w:color w:val="00B050"/>
          <w:sz w:val="27"/>
          <w:szCs w:val="27"/>
        </w:rPr>
        <w:t>scales the load balancer as traffic to the application changes over time.</w:t>
      </w:r>
    </w:p>
    <w:p w14:paraId="5F25747C" w14:textId="77777777" w:rsidR="00B36083" w:rsidRPr="005E5D11" w:rsidRDefault="00B36083" w:rsidP="00B36083">
      <w:pPr>
        <w:numPr>
          <w:ilvl w:val="0"/>
          <w:numId w:val="22"/>
        </w:numPr>
        <w:shd w:val="clear" w:color="auto" w:fill="FFFFFF"/>
        <w:spacing w:after="0"/>
        <w:ind w:left="1125"/>
        <w:textAlignment w:val="baseline"/>
        <w:divId w:val="34890530"/>
        <w:rPr>
          <w:rFonts w:ascii="inherit" w:hAnsi="inherit"/>
          <w:color w:val="00B050"/>
          <w:sz w:val="27"/>
          <w:szCs w:val="27"/>
        </w:rPr>
      </w:pPr>
      <w:r w:rsidRPr="005E5D11">
        <w:rPr>
          <w:rFonts w:ascii="inherit" w:hAnsi="inherit"/>
          <w:color w:val="00B050"/>
          <w:sz w:val="27"/>
          <w:szCs w:val="27"/>
        </w:rPr>
        <w:t>can scale to the vast majority of workloads automatically.</w:t>
      </w:r>
    </w:p>
    <w:p w14:paraId="3AF2943C" w14:textId="77777777" w:rsidR="00B36083" w:rsidRPr="005E5D11" w:rsidRDefault="00B36083" w:rsidP="00B36083">
      <w:pPr>
        <w:numPr>
          <w:ilvl w:val="0"/>
          <w:numId w:val="22"/>
        </w:numPr>
        <w:shd w:val="clear" w:color="auto" w:fill="FFFFFF"/>
        <w:spacing w:after="0"/>
        <w:ind w:left="1125"/>
        <w:textAlignment w:val="baseline"/>
        <w:divId w:val="34890530"/>
        <w:rPr>
          <w:rFonts w:ascii="inherit" w:hAnsi="inherit"/>
          <w:color w:val="00B050"/>
          <w:sz w:val="27"/>
          <w:szCs w:val="27"/>
        </w:rPr>
      </w:pPr>
      <w:r w:rsidRPr="005E5D11">
        <w:rPr>
          <w:rFonts w:ascii="inherit" w:hAnsi="inherit"/>
          <w:color w:val="00B050"/>
          <w:sz w:val="27"/>
          <w:szCs w:val="27"/>
        </w:rPr>
        <w:t>supports health checks, used to monitor the health of registered targets so that the load balancer can send requests only to the healthy targets.</w:t>
      </w:r>
    </w:p>
    <w:p w14:paraId="072D9DD0" w14:textId="6228C816" w:rsidR="00B36083" w:rsidRDefault="00B36083">
      <w:pPr>
        <w:pStyle w:val="NormalWeb"/>
        <w:shd w:val="clear" w:color="auto" w:fill="FFFFFF"/>
        <w:spacing w:after="405"/>
        <w:textAlignment w:val="baseline"/>
        <w:divId w:val="34890530"/>
        <w:rPr>
          <w:rFonts w:ascii="Georgia" w:hAnsi="Georgia"/>
          <w:noProof/>
          <w:color w:val="666666"/>
          <w:sz w:val="27"/>
          <w:szCs w:val="27"/>
        </w:rPr>
      </w:pPr>
    </w:p>
    <w:p w14:paraId="5190D9E5" w14:textId="652BE030" w:rsidR="0068297C" w:rsidRDefault="0068297C">
      <w:pPr>
        <w:pStyle w:val="NormalWeb"/>
        <w:shd w:val="clear" w:color="auto" w:fill="FFFFFF"/>
        <w:spacing w:after="405"/>
        <w:textAlignment w:val="baseline"/>
        <w:divId w:val="34890530"/>
        <w:rPr>
          <w:rFonts w:ascii="Georgia" w:hAnsi="Georgia"/>
          <w:color w:val="666666"/>
          <w:sz w:val="27"/>
          <w:szCs w:val="27"/>
        </w:rPr>
      </w:pPr>
      <w:r>
        <w:rPr>
          <w:noProof/>
        </w:rPr>
        <w:drawing>
          <wp:inline distT="0" distB="0" distL="0" distR="0" wp14:anchorId="5F447637" wp14:editId="60780195">
            <wp:extent cx="11477625" cy="6324600"/>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11477625" cy="6324600"/>
                    </a:xfrm>
                    <a:prstGeom prst="rect">
                      <a:avLst/>
                    </a:prstGeom>
                  </pic:spPr>
                </pic:pic>
              </a:graphicData>
            </a:graphic>
          </wp:inline>
        </w:drawing>
      </w:r>
    </w:p>
    <w:p w14:paraId="7C0BEA22" w14:textId="77777777" w:rsidR="00B36083" w:rsidRDefault="00B36083">
      <w:pPr>
        <w:pStyle w:val="Heading2"/>
        <w:shd w:val="clear" w:color="auto" w:fill="FFFFFF"/>
        <w:spacing w:before="0"/>
        <w:textAlignment w:val="baseline"/>
        <w:divId w:val="34890530"/>
        <w:rPr>
          <w:rFonts w:ascii="Georgia" w:hAnsi="Georgia"/>
          <w:b w:val="0"/>
          <w:bCs w:val="0"/>
          <w:color w:val="666666"/>
          <w:sz w:val="42"/>
          <w:szCs w:val="42"/>
        </w:rPr>
      </w:pPr>
      <w:r>
        <w:rPr>
          <w:rFonts w:ascii="inherit" w:hAnsi="inherit"/>
          <w:b w:val="0"/>
          <w:bCs w:val="0"/>
          <w:color w:val="666666"/>
          <w:sz w:val="42"/>
          <w:szCs w:val="42"/>
          <w:bdr w:val="none" w:sz="0" w:space="0" w:color="auto" w:frame="1"/>
        </w:rPr>
        <w:t>Application Load Balancer Components</w:t>
      </w:r>
    </w:p>
    <w:p w14:paraId="702215AE" w14:textId="61F81B94" w:rsidR="00B36083" w:rsidRDefault="00B36083">
      <w:pPr>
        <w:pStyle w:val="NormalWeb"/>
        <w:shd w:val="clear" w:color="auto" w:fill="FFFFFF"/>
        <w:spacing w:after="405"/>
        <w:textAlignment w:val="baseline"/>
        <w:divId w:val="34890530"/>
        <w:rPr>
          <w:rFonts w:ascii="Georgia" w:hAnsi="Georgia"/>
          <w:color w:val="666666"/>
          <w:sz w:val="27"/>
          <w:szCs w:val="27"/>
        </w:rPr>
      </w:pPr>
      <w:r>
        <w:rPr>
          <w:rFonts w:ascii="Georgia" w:hAnsi="Georgia"/>
          <w:noProof/>
          <w:color w:val="666666"/>
          <w:sz w:val="27"/>
          <w:szCs w:val="27"/>
        </w:rPr>
        <w:drawing>
          <wp:inline distT="0" distB="0" distL="0" distR="0" wp14:anchorId="592327FB" wp14:editId="2B982036">
            <wp:extent cx="5288280" cy="2316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280" cy="2316480"/>
                    </a:xfrm>
                    <a:prstGeom prst="rect">
                      <a:avLst/>
                    </a:prstGeom>
                    <a:noFill/>
                    <a:ln>
                      <a:noFill/>
                    </a:ln>
                  </pic:spPr>
                </pic:pic>
              </a:graphicData>
            </a:graphic>
          </wp:inline>
        </w:drawing>
      </w:r>
    </w:p>
    <w:p w14:paraId="0646E4D8" w14:textId="101BF483" w:rsidR="001A6D04" w:rsidRDefault="001A6D04">
      <w:pPr>
        <w:pStyle w:val="NormalWeb"/>
        <w:shd w:val="clear" w:color="auto" w:fill="FFFFFF"/>
        <w:spacing w:after="405"/>
        <w:textAlignment w:val="baseline"/>
        <w:divId w:val="34890530"/>
        <w:rPr>
          <w:rFonts w:ascii="Georgia" w:hAnsi="Georgia"/>
          <w:color w:val="666666"/>
          <w:sz w:val="27"/>
          <w:szCs w:val="27"/>
        </w:rPr>
      </w:pPr>
      <w:r>
        <w:rPr>
          <w:noProof/>
        </w:rPr>
        <w:drawing>
          <wp:inline distT="0" distB="0" distL="0" distR="0" wp14:anchorId="1B80117F" wp14:editId="1B2BE8B1">
            <wp:extent cx="10353675" cy="5657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53675" cy="5657850"/>
                    </a:xfrm>
                    <a:prstGeom prst="rect">
                      <a:avLst/>
                    </a:prstGeom>
                  </pic:spPr>
                </pic:pic>
              </a:graphicData>
            </a:graphic>
          </wp:inline>
        </w:drawing>
      </w:r>
    </w:p>
    <w:p w14:paraId="66A6B3D0" w14:textId="77777777" w:rsidR="00B36083" w:rsidRDefault="00B36083" w:rsidP="00B36083">
      <w:pPr>
        <w:numPr>
          <w:ilvl w:val="0"/>
          <w:numId w:val="23"/>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A load balancer</w:t>
      </w:r>
    </w:p>
    <w:p w14:paraId="244D194B"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serves as the single point of contact for clients.</w:t>
      </w:r>
    </w:p>
    <w:p w14:paraId="3CD006D9"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distributes incoming application traffic across multiple targets, such as EC2 instances, in multiple AZs, which increases the availability of the application.</w:t>
      </w:r>
    </w:p>
    <w:p w14:paraId="13A379F1"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one or more listeners can be added to the load balancer.</w:t>
      </w:r>
    </w:p>
    <w:p w14:paraId="0189D47E" w14:textId="77777777" w:rsidR="00B36083" w:rsidRDefault="00B36083" w:rsidP="00B36083">
      <w:pPr>
        <w:numPr>
          <w:ilvl w:val="0"/>
          <w:numId w:val="23"/>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A listener</w:t>
      </w:r>
    </w:p>
    <w:p w14:paraId="1FA99342"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b/>
          <w:bCs/>
          <w:color w:val="00B050"/>
          <w:sz w:val="27"/>
          <w:szCs w:val="27"/>
        </w:rPr>
      </w:pPr>
      <w:r w:rsidRPr="005E5D11">
        <w:rPr>
          <w:rFonts w:ascii="inherit" w:hAnsi="inherit"/>
          <w:b/>
          <w:bCs/>
          <w:color w:val="00B050"/>
          <w:sz w:val="27"/>
          <w:szCs w:val="27"/>
        </w:rPr>
        <w:t>checks for connection requests from clients, </w:t>
      </w:r>
      <w:r w:rsidRPr="005E5D11">
        <w:rPr>
          <w:rStyle w:val="Strong"/>
          <w:rFonts w:ascii="inherit" w:hAnsi="inherit"/>
          <w:b w:val="0"/>
          <w:bCs w:val="0"/>
          <w:color w:val="00B050"/>
          <w:sz w:val="27"/>
          <w:szCs w:val="27"/>
          <w:bdr w:val="none" w:sz="0" w:space="0" w:color="auto" w:frame="1"/>
        </w:rPr>
        <w:t>using the configured protocol and port</w:t>
      </w:r>
    </w:p>
    <w:p w14:paraId="47830845"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rules defined determine how the load balancer routes requests to its registered targets.</w:t>
      </w:r>
    </w:p>
    <w:p w14:paraId="08E11460"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each rule consists of a priority, one or more actions, and one or more conditions.</w:t>
      </w:r>
    </w:p>
    <w:p w14:paraId="3DD765D1"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when the conditions for a rule are met, its actions are performed.</w:t>
      </w:r>
    </w:p>
    <w:p w14:paraId="0B69CC95" w14:textId="525D24A2" w:rsidR="00B36083"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a default rule for each listener must be defined, and optionally additional rules can be defined</w:t>
      </w:r>
    </w:p>
    <w:p w14:paraId="5A533524" w14:textId="438AA287" w:rsidR="002B0FA8" w:rsidRPr="005E5D11" w:rsidRDefault="002B0FA8" w:rsidP="002B0FA8">
      <w:pPr>
        <w:shd w:val="clear" w:color="auto" w:fill="FFFFFF"/>
        <w:spacing w:after="0"/>
        <w:ind w:left="2250"/>
        <w:textAlignment w:val="baseline"/>
        <w:divId w:val="34890530"/>
        <w:rPr>
          <w:rFonts w:ascii="inherit" w:hAnsi="inherit"/>
          <w:color w:val="00B050"/>
          <w:sz w:val="27"/>
          <w:szCs w:val="27"/>
        </w:rPr>
      </w:pPr>
      <w:r>
        <w:rPr>
          <w:noProof/>
        </w:rPr>
        <w:drawing>
          <wp:inline distT="0" distB="0" distL="0" distR="0" wp14:anchorId="3889F1F4" wp14:editId="79E8DA4A">
            <wp:extent cx="10530426" cy="5637428"/>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37172" cy="5641039"/>
                    </a:xfrm>
                    <a:prstGeom prst="rect">
                      <a:avLst/>
                    </a:prstGeom>
                  </pic:spPr>
                </pic:pic>
              </a:graphicData>
            </a:graphic>
          </wp:inline>
        </w:drawing>
      </w:r>
    </w:p>
    <w:p w14:paraId="74DA38CE" w14:textId="77777777" w:rsidR="00B36083" w:rsidRDefault="00B36083" w:rsidP="00B36083">
      <w:pPr>
        <w:numPr>
          <w:ilvl w:val="0"/>
          <w:numId w:val="23"/>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Target group</w:t>
      </w:r>
    </w:p>
    <w:p w14:paraId="72C23E61"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routes requests to one or more registered targets, such as EC2 instances, using the specified protocol and port number</w:t>
      </w:r>
    </w:p>
    <w:p w14:paraId="20DFFFB5"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a target can be registered with multiple target groups.</w:t>
      </w:r>
    </w:p>
    <w:p w14:paraId="4C618EF5"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health checks can be configured on a per target group basis.</w:t>
      </w:r>
    </w:p>
    <w:p w14:paraId="55B61C6D" w14:textId="77777777" w:rsidR="00B36083" w:rsidRPr="005E5D11" w:rsidRDefault="00B36083" w:rsidP="00B36083">
      <w:pPr>
        <w:numPr>
          <w:ilvl w:val="1"/>
          <w:numId w:val="23"/>
        </w:numPr>
        <w:shd w:val="clear" w:color="auto" w:fill="FFFFFF"/>
        <w:spacing w:after="0"/>
        <w:ind w:left="2250"/>
        <w:textAlignment w:val="baseline"/>
        <w:divId w:val="34890530"/>
        <w:rPr>
          <w:rFonts w:ascii="inherit" w:hAnsi="inherit"/>
          <w:color w:val="00B050"/>
          <w:sz w:val="27"/>
          <w:szCs w:val="27"/>
        </w:rPr>
      </w:pPr>
      <w:r w:rsidRPr="005E5D11">
        <w:rPr>
          <w:rFonts w:ascii="inherit" w:hAnsi="inherit"/>
          <w:color w:val="00B050"/>
          <w:sz w:val="27"/>
          <w:szCs w:val="27"/>
        </w:rPr>
        <w:t>Health checks are performed on all targets registered to a target group that is specified in a listener rule for the load balancer.</w:t>
      </w:r>
    </w:p>
    <w:p w14:paraId="466D701E" w14:textId="77777777" w:rsidR="00B36083" w:rsidRPr="005E5D11" w:rsidRDefault="00B36083" w:rsidP="00B36083">
      <w:pPr>
        <w:numPr>
          <w:ilvl w:val="0"/>
          <w:numId w:val="24"/>
        </w:numPr>
        <w:shd w:val="clear" w:color="auto" w:fill="FFFFFF"/>
        <w:spacing w:after="0"/>
        <w:ind w:left="1125"/>
        <w:textAlignment w:val="baseline"/>
        <w:divId w:val="34890530"/>
        <w:rPr>
          <w:rFonts w:ascii="inherit" w:hAnsi="inherit"/>
          <w:color w:val="00B050"/>
          <w:sz w:val="27"/>
          <w:szCs w:val="27"/>
        </w:rPr>
      </w:pPr>
      <w:r w:rsidRPr="005E5D11">
        <w:rPr>
          <w:rFonts w:ascii="inherit" w:hAnsi="inherit"/>
          <w:color w:val="00B050"/>
          <w:sz w:val="27"/>
          <w:szCs w:val="27"/>
        </w:rPr>
        <w:t>When a load balancer receives a request, it evaluates the listener rules in priority order to determine which rule to apply, and then selects a target from the target group for the rule action.</w:t>
      </w:r>
    </w:p>
    <w:p w14:paraId="6F7305AA" w14:textId="77777777" w:rsidR="00B36083" w:rsidRPr="005E5D11" w:rsidRDefault="00B36083" w:rsidP="00B36083">
      <w:pPr>
        <w:numPr>
          <w:ilvl w:val="0"/>
          <w:numId w:val="24"/>
        </w:numPr>
        <w:shd w:val="clear" w:color="auto" w:fill="FFFFFF"/>
        <w:spacing w:after="0"/>
        <w:ind w:left="1125"/>
        <w:textAlignment w:val="baseline"/>
        <w:divId w:val="34890530"/>
        <w:rPr>
          <w:rFonts w:ascii="inherit" w:hAnsi="inherit"/>
          <w:color w:val="00B050"/>
          <w:sz w:val="27"/>
          <w:szCs w:val="27"/>
        </w:rPr>
      </w:pPr>
      <w:r w:rsidRPr="005E5D11">
        <w:rPr>
          <w:rFonts w:ascii="inherit" w:hAnsi="inherit"/>
          <w:color w:val="00B050"/>
          <w:sz w:val="27"/>
          <w:szCs w:val="27"/>
        </w:rPr>
        <w:t>Listener rules can be configured to route requests to different target groups based on the content of the application traffic.</w:t>
      </w:r>
    </w:p>
    <w:p w14:paraId="2AAD31A3" w14:textId="77777777" w:rsidR="00B36083" w:rsidRDefault="00B36083" w:rsidP="00B36083">
      <w:pPr>
        <w:numPr>
          <w:ilvl w:val="0"/>
          <w:numId w:val="24"/>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Routing is performed independently for each target group, even when a target is registered with multiple target groups.</w:t>
      </w:r>
    </w:p>
    <w:p w14:paraId="5155FCD3" w14:textId="77777777" w:rsidR="00B36083" w:rsidRPr="005E5D11" w:rsidRDefault="00B36083" w:rsidP="00B36083">
      <w:pPr>
        <w:numPr>
          <w:ilvl w:val="0"/>
          <w:numId w:val="24"/>
        </w:numPr>
        <w:shd w:val="clear" w:color="auto" w:fill="FFFFFF"/>
        <w:spacing w:after="0"/>
        <w:ind w:left="1125"/>
        <w:textAlignment w:val="baseline"/>
        <w:divId w:val="34890530"/>
        <w:rPr>
          <w:rFonts w:ascii="inherit" w:hAnsi="inherit"/>
          <w:color w:val="00B050"/>
          <w:sz w:val="27"/>
          <w:szCs w:val="27"/>
        </w:rPr>
      </w:pPr>
      <w:r w:rsidRPr="005E5D11">
        <w:rPr>
          <w:rFonts w:ascii="inherit" w:hAnsi="inherit"/>
          <w:color w:val="00B050"/>
          <w:sz w:val="27"/>
          <w:szCs w:val="27"/>
        </w:rPr>
        <w:t>Routing algorithm used can be configured  at the target group level.</w:t>
      </w:r>
    </w:p>
    <w:p w14:paraId="6AD116D9" w14:textId="7FBFAE72" w:rsidR="00B36083" w:rsidRPr="005F1CF1" w:rsidRDefault="00B36083" w:rsidP="00B36083">
      <w:pPr>
        <w:numPr>
          <w:ilvl w:val="0"/>
          <w:numId w:val="24"/>
        </w:numPr>
        <w:shd w:val="clear" w:color="auto" w:fill="FFFFFF"/>
        <w:spacing w:after="0"/>
        <w:ind w:left="1125"/>
        <w:textAlignment w:val="baseline"/>
        <w:divId w:val="34890530"/>
        <w:rPr>
          <w:rFonts w:ascii="inherit" w:hAnsi="inherit"/>
          <w:color w:val="00B050"/>
          <w:sz w:val="27"/>
          <w:szCs w:val="27"/>
        </w:rPr>
      </w:pPr>
      <w:r w:rsidRPr="005F1CF1">
        <w:rPr>
          <w:rFonts w:ascii="inherit" w:hAnsi="inherit"/>
          <w:color w:val="00B050"/>
          <w:sz w:val="27"/>
          <w:szCs w:val="27"/>
        </w:rPr>
        <w:t>Default routing algorithm is round robin; alternatively, least outstanding requests routing algorithm can also be specified</w:t>
      </w:r>
    </w:p>
    <w:p w14:paraId="779448EA" w14:textId="5406A97E" w:rsidR="005E5D11" w:rsidRDefault="005E5D11" w:rsidP="005E5D11">
      <w:pPr>
        <w:shd w:val="clear" w:color="auto" w:fill="FFFFFF"/>
        <w:spacing w:after="0"/>
        <w:ind w:left="1125"/>
        <w:textAlignment w:val="baseline"/>
        <w:divId w:val="34890530"/>
        <w:rPr>
          <w:rFonts w:ascii="inherit" w:hAnsi="inherit"/>
          <w:color w:val="666666"/>
          <w:sz w:val="27"/>
          <w:szCs w:val="27"/>
        </w:rPr>
      </w:pPr>
      <w:r>
        <w:rPr>
          <w:noProof/>
        </w:rPr>
        <w:drawing>
          <wp:inline distT="0" distB="0" distL="0" distR="0" wp14:anchorId="1EA128DB" wp14:editId="70A86C6F">
            <wp:extent cx="10789227" cy="60107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96224" cy="6014609"/>
                    </a:xfrm>
                    <a:prstGeom prst="rect">
                      <a:avLst/>
                    </a:prstGeom>
                  </pic:spPr>
                </pic:pic>
              </a:graphicData>
            </a:graphic>
          </wp:inline>
        </w:drawing>
      </w:r>
    </w:p>
    <w:p w14:paraId="6A7D19BB" w14:textId="77777777" w:rsidR="005E5D11" w:rsidRDefault="005E5D11">
      <w:pPr>
        <w:pStyle w:val="Heading2"/>
        <w:shd w:val="clear" w:color="auto" w:fill="FFFFFF"/>
        <w:spacing w:before="0"/>
        <w:textAlignment w:val="baseline"/>
        <w:divId w:val="34890530"/>
        <w:rPr>
          <w:rFonts w:ascii="inherit" w:hAnsi="inherit"/>
          <w:b w:val="0"/>
          <w:bCs w:val="0"/>
          <w:color w:val="666666"/>
          <w:sz w:val="42"/>
          <w:szCs w:val="42"/>
          <w:bdr w:val="none" w:sz="0" w:space="0" w:color="auto" w:frame="1"/>
        </w:rPr>
      </w:pPr>
    </w:p>
    <w:p w14:paraId="5DA77117" w14:textId="567BE7EC" w:rsidR="00B36083" w:rsidRDefault="00B36083">
      <w:pPr>
        <w:pStyle w:val="Heading2"/>
        <w:shd w:val="clear" w:color="auto" w:fill="FFFFFF"/>
        <w:spacing w:before="0"/>
        <w:textAlignment w:val="baseline"/>
        <w:divId w:val="34890530"/>
        <w:rPr>
          <w:rFonts w:ascii="Georgia" w:hAnsi="Georgia"/>
          <w:b w:val="0"/>
          <w:bCs w:val="0"/>
          <w:color w:val="666666"/>
          <w:sz w:val="42"/>
          <w:szCs w:val="42"/>
        </w:rPr>
      </w:pPr>
      <w:r>
        <w:rPr>
          <w:rFonts w:ascii="inherit" w:hAnsi="inherit"/>
          <w:b w:val="0"/>
          <w:bCs w:val="0"/>
          <w:color w:val="666666"/>
          <w:sz w:val="42"/>
          <w:szCs w:val="42"/>
          <w:bdr w:val="none" w:sz="0" w:space="0" w:color="auto" w:frame="1"/>
        </w:rPr>
        <w:t>Application Load Balancer Benefits</w:t>
      </w:r>
    </w:p>
    <w:p w14:paraId="7BAA63AE" w14:textId="77777777" w:rsidR="00B36083" w:rsidRPr="00530BAC" w:rsidRDefault="00B36083" w:rsidP="00B36083">
      <w:pPr>
        <w:numPr>
          <w:ilvl w:val="0"/>
          <w:numId w:val="25"/>
        </w:numPr>
        <w:shd w:val="clear" w:color="auto" w:fill="FFFFFF"/>
        <w:spacing w:after="0"/>
        <w:ind w:left="1125"/>
        <w:textAlignment w:val="baseline"/>
        <w:divId w:val="34890530"/>
        <w:rPr>
          <w:rFonts w:ascii="inherit" w:hAnsi="inherit"/>
          <w:b/>
          <w:bCs/>
          <w:color w:val="00B050"/>
          <w:sz w:val="27"/>
          <w:szCs w:val="27"/>
        </w:rPr>
      </w:pPr>
      <w:r w:rsidRPr="00530BAC">
        <w:rPr>
          <w:rFonts w:ascii="inherit" w:hAnsi="inherit"/>
          <w:b/>
          <w:bCs/>
          <w:color w:val="00B050"/>
          <w:sz w:val="27"/>
          <w:szCs w:val="27"/>
        </w:rPr>
        <w:t>Support for Path-based routing,  where listener rules can be configured to forward requests based on the URL in the request. This enables structuring application as smaller services (microservices), and route requests to the correct service based on the content of the URL.</w:t>
      </w:r>
    </w:p>
    <w:p w14:paraId="52BF12BB" w14:textId="77777777" w:rsidR="00B36083" w:rsidRPr="00530BAC" w:rsidRDefault="00B36083" w:rsidP="00B36083">
      <w:pPr>
        <w:numPr>
          <w:ilvl w:val="0"/>
          <w:numId w:val="25"/>
        </w:numPr>
        <w:shd w:val="clear" w:color="auto" w:fill="FFFFFF"/>
        <w:spacing w:after="0"/>
        <w:ind w:left="1125"/>
        <w:textAlignment w:val="baseline"/>
        <w:divId w:val="34890530"/>
        <w:rPr>
          <w:rFonts w:ascii="inherit" w:hAnsi="inherit"/>
          <w:b/>
          <w:bCs/>
          <w:color w:val="00B050"/>
          <w:sz w:val="27"/>
          <w:szCs w:val="27"/>
        </w:rPr>
      </w:pPr>
      <w:r w:rsidRPr="00530BAC">
        <w:rPr>
          <w:rFonts w:ascii="inherit" w:hAnsi="inherit"/>
          <w:b/>
          <w:bCs/>
          <w:color w:val="00B050"/>
          <w:sz w:val="27"/>
          <w:szCs w:val="27"/>
        </w:rPr>
        <w:t>Support for routing requests to multiple services on a single EC2 instance by registering the instance using multiple ports.</w:t>
      </w:r>
    </w:p>
    <w:p w14:paraId="073E67FA" w14:textId="77777777" w:rsidR="00B36083" w:rsidRPr="00530BAC" w:rsidRDefault="00B36083" w:rsidP="00B36083">
      <w:pPr>
        <w:numPr>
          <w:ilvl w:val="0"/>
          <w:numId w:val="25"/>
        </w:numPr>
        <w:shd w:val="clear" w:color="auto" w:fill="FFFFFF"/>
        <w:spacing w:after="0"/>
        <w:ind w:left="1125"/>
        <w:textAlignment w:val="baseline"/>
        <w:divId w:val="34890530"/>
        <w:rPr>
          <w:rFonts w:ascii="inherit" w:hAnsi="inherit"/>
          <w:color w:val="00B050"/>
          <w:sz w:val="27"/>
          <w:szCs w:val="27"/>
        </w:rPr>
      </w:pPr>
      <w:r w:rsidRPr="00530BAC">
        <w:rPr>
          <w:rFonts w:ascii="inherit" w:hAnsi="inherit"/>
          <w:color w:val="00B050"/>
          <w:sz w:val="27"/>
          <w:szCs w:val="27"/>
        </w:rPr>
        <w:t>Support for containerized applications. EC2 Container Service (ECS) can select an unused port when scheduling a task and register the task with a target group using this port, enabling efficient use of the clusters.</w:t>
      </w:r>
    </w:p>
    <w:p w14:paraId="0027A5B6" w14:textId="77777777" w:rsidR="00B36083" w:rsidRPr="00530BAC" w:rsidRDefault="00B36083" w:rsidP="00B36083">
      <w:pPr>
        <w:numPr>
          <w:ilvl w:val="0"/>
          <w:numId w:val="25"/>
        </w:numPr>
        <w:shd w:val="clear" w:color="auto" w:fill="FFFFFF"/>
        <w:spacing w:after="0"/>
        <w:ind w:left="1125"/>
        <w:textAlignment w:val="baseline"/>
        <w:divId w:val="34890530"/>
        <w:rPr>
          <w:rFonts w:ascii="inherit" w:hAnsi="inherit"/>
          <w:b/>
          <w:bCs/>
          <w:color w:val="00B050"/>
          <w:sz w:val="27"/>
          <w:szCs w:val="27"/>
        </w:rPr>
      </w:pPr>
      <w:r w:rsidRPr="00530BAC">
        <w:rPr>
          <w:rFonts w:ascii="inherit" w:hAnsi="inherit"/>
          <w:b/>
          <w:bCs/>
          <w:color w:val="00B050"/>
          <w:sz w:val="27"/>
          <w:szCs w:val="27"/>
        </w:rPr>
        <w:t>Support for monitoring the health of each service independently, as health checks are defined at the target group level and many CloudWatch metrics are reported at the target group level.</w:t>
      </w:r>
    </w:p>
    <w:p w14:paraId="0C0CD9F6" w14:textId="77777777" w:rsidR="00B36083" w:rsidRPr="00530BAC" w:rsidRDefault="00B36083" w:rsidP="00B36083">
      <w:pPr>
        <w:numPr>
          <w:ilvl w:val="0"/>
          <w:numId w:val="25"/>
        </w:numPr>
        <w:shd w:val="clear" w:color="auto" w:fill="FFFFFF"/>
        <w:spacing w:after="0"/>
        <w:ind w:left="1125"/>
        <w:textAlignment w:val="baseline"/>
        <w:divId w:val="34890530"/>
        <w:rPr>
          <w:rFonts w:ascii="inherit" w:hAnsi="inherit"/>
          <w:b/>
          <w:bCs/>
          <w:color w:val="00B050"/>
          <w:sz w:val="27"/>
          <w:szCs w:val="27"/>
        </w:rPr>
      </w:pPr>
      <w:r w:rsidRPr="00530BAC">
        <w:rPr>
          <w:rFonts w:ascii="inherit" w:hAnsi="inherit"/>
          <w:b/>
          <w:bCs/>
          <w:color w:val="00B050"/>
          <w:sz w:val="27"/>
          <w:szCs w:val="27"/>
        </w:rPr>
        <w:t>Attaching a target group to an Auto Scaling group enables scaling each service dynamically based on demand.</w:t>
      </w:r>
    </w:p>
    <w:p w14:paraId="6412779A" w14:textId="77777777" w:rsidR="00B36083" w:rsidRDefault="00B36083">
      <w:pPr>
        <w:pStyle w:val="Heading2"/>
        <w:shd w:val="clear" w:color="auto" w:fill="FFFFFF"/>
        <w:spacing w:before="0"/>
        <w:textAlignment w:val="baseline"/>
        <w:divId w:val="34890530"/>
        <w:rPr>
          <w:rFonts w:ascii="Georgia" w:hAnsi="Georgia"/>
          <w:b w:val="0"/>
          <w:bCs w:val="0"/>
          <w:color w:val="666666"/>
          <w:sz w:val="42"/>
          <w:szCs w:val="42"/>
        </w:rPr>
      </w:pPr>
      <w:r>
        <w:rPr>
          <w:rFonts w:ascii="inherit" w:hAnsi="inherit"/>
          <w:b w:val="0"/>
          <w:bCs w:val="0"/>
          <w:color w:val="666666"/>
          <w:sz w:val="42"/>
          <w:szCs w:val="42"/>
          <w:bdr w:val="none" w:sz="0" w:space="0" w:color="auto" w:frame="1"/>
        </w:rPr>
        <w:t>Application Load Balancer Features</w:t>
      </w:r>
    </w:p>
    <w:p w14:paraId="338330DE" w14:textId="77777777" w:rsidR="00B36083" w:rsidRPr="008B38CB"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8B38CB">
        <w:rPr>
          <w:rFonts w:ascii="inherit" w:hAnsi="inherit"/>
          <w:color w:val="00B050"/>
          <w:sz w:val="27"/>
          <w:szCs w:val="27"/>
        </w:rPr>
        <w:t>supports load balancing of applications using </w:t>
      </w:r>
      <w:r w:rsidRPr="008B38CB">
        <w:rPr>
          <w:rStyle w:val="Strong"/>
          <w:rFonts w:ascii="inherit" w:hAnsi="inherit"/>
          <w:color w:val="00B050"/>
          <w:sz w:val="27"/>
          <w:szCs w:val="27"/>
          <w:bdr w:val="none" w:sz="0" w:space="0" w:color="auto" w:frame="1"/>
        </w:rPr>
        <w:t>HTTP and HTTPS (Secure HTTP) protocols</w:t>
      </w:r>
    </w:p>
    <w:p w14:paraId="4AF68EB6" w14:textId="27F887A7" w:rsidR="00B36083"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8B38CB">
        <w:rPr>
          <w:rFonts w:ascii="inherit" w:hAnsi="inherit"/>
          <w:color w:val="00B050"/>
          <w:sz w:val="27"/>
          <w:szCs w:val="27"/>
        </w:rPr>
        <w:t>supports </w:t>
      </w:r>
      <w:r w:rsidRPr="008B38CB">
        <w:rPr>
          <w:rStyle w:val="Strong"/>
          <w:rFonts w:ascii="inherit" w:hAnsi="inherit"/>
          <w:color w:val="00B050"/>
          <w:sz w:val="27"/>
          <w:szCs w:val="27"/>
          <w:bdr w:val="none" w:sz="0" w:space="0" w:color="auto" w:frame="1"/>
        </w:rPr>
        <w:t>HTTP/2</w:t>
      </w:r>
      <w:r w:rsidRPr="008B38CB">
        <w:rPr>
          <w:rFonts w:ascii="inherit" w:hAnsi="inherit"/>
          <w:color w:val="00B050"/>
          <w:sz w:val="27"/>
          <w:szCs w:val="27"/>
        </w:rPr>
        <w:t>, which is enabled natively. Clients that support HTTP/2 can connect over TLS</w:t>
      </w:r>
    </w:p>
    <w:p w14:paraId="6FCDC2B1" w14:textId="77777777" w:rsidR="00B36083" w:rsidRPr="00FD1935"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FD1935">
        <w:rPr>
          <w:rFonts w:ascii="inherit" w:hAnsi="inherit"/>
          <w:color w:val="00B050"/>
          <w:sz w:val="27"/>
          <w:szCs w:val="27"/>
        </w:rPr>
        <w:t>supports </w:t>
      </w:r>
      <w:r w:rsidRPr="00FD1935">
        <w:rPr>
          <w:rStyle w:val="Strong"/>
          <w:rFonts w:ascii="inherit" w:hAnsi="inherit"/>
          <w:color w:val="00B050"/>
          <w:sz w:val="27"/>
          <w:szCs w:val="27"/>
          <w:bdr w:val="none" w:sz="0" w:space="0" w:color="auto" w:frame="1"/>
        </w:rPr>
        <w:t>WebSockets</w:t>
      </w:r>
      <w:r w:rsidRPr="00FD1935">
        <w:rPr>
          <w:rFonts w:ascii="inherit" w:hAnsi="inherit"/>
          <w:color w:val="00B050"/>
          <w:sz w:val="27"/>
          <w:szCs w:val="27"/>
        </w:rPr>
        <w:t> and Secure WebSockets natively</w:t>
      </w:r>
    </w:p>
    <w:p w14:paraId="43B2F3B1" w14:textId="77777777" w:rsidR="00B36083" w:rsidRPr="0026555F" w:rsidRDefault="00B36083" w:rsidP="00B36083">
      <w:pPr>
        <w:numPr>
          <w:ilvl w:val="0"/>
          <w:numId w:val="26"/>
        </w:numPr>
        <w:shd w:val="clear" w:color="auto" w:fill="FFFFFF"/>
        <w:spacing w:after="0"/>
        <w:ind w:left="1125"/>
        <w:textAlignment w:val="baseline"/>
        <w:divId w:val="34890530"/>
        <w:rPr>
          <w:rFonts w:ascii="inherit" w:hAnsi="inherit"/>
          <w:b/>
          <w:bCs/>
          <w:color w:val="00B050"/>
          <w:sz w:val="27"/>
          <w:szCs w:val="27"/>
        </w:rPr>
      </w:pPr>
      <w:r w:rsidRPr="0026555F">
        <w:rPr>
          <w:rFonts w:ascii="inherit" w:hAnsi="inherit"/>
          <w:b/>
          <w:bCs/>
          <w:color w:val="00B050"/>
          <w:sz w:val="27"/>
          <w:szCs w:val="27"/>
        </w:rPr>
        <w:t>supports </w:t>
      </w:r>
      <w:r w:rsidRPr="0026555F">
        <w:rPr>
          <w:rStyle w:val="Strong"/>
          <w:rFonts w:ascii="inherit" w:hAnsi="inherit"/>
          <w:b w:val="0"/>
          <w:bCs w:val="0"/>
          <w:color w:val="00B050"/>
          <w:sz w:val="27"/>
          <w:szCs w:val="27"/>
          <w:bdr w:val="none" w:sz="0" w:space="0" w:color="auto" w:frame="1"/>
        </w:rPr>
        <w:t>Request tracing</w:t>
      </w:r>
      <w:r w:rsidRPr="0026555F">
        <w:rPr>
          <w:rFonts w:ascii="inherit" w:hAnsi="inherit"/>
          <w:b/>
          <w:bCs/>
          <w:color w:val="00B050"/>
          <w:sz w:val="27"/>
          <w:szCs w:val="27"/>
        </w:rPr>
        <w:t>, by default.</w:t>
      </w:r>
    </w:p>
    <w:p w14:paraId="433B9CA6" w14:textId="77777777" w:rsidR="00B36083" w:rsidRPr="0026555F" w:rsidRDefault="00B36083" w:rsidP="00B36083">
      <w:pPr>
        <w:numPr>
          <w:ilvl w:val="1"/>
          <w:numId w:val="26"/>
        </w:numPr>
        <w:shd w:val="clear" w:color="auto" w:fill="FFFFFF"/>
        <w:spacing w:after="0"/>
        <w:ind w:left="2250"/>
        <w:textAlignment w:val="baseline"/>
        <w:divId w:val="34890530"/>
        <w:rPr>
          <w:rFonts w:ascii="inherit" w:hAnsi="inherit"/>
          <w:b/>
          <w:bCs/>
          <w:color w:val="00B050"/>
          <w:sz w:val="27"/>
          <w:szCs w:val="27"/>
        </w:rPr>
      </w:pPr>
      <w:r w:rsidRPr="0026555F">
        <w:rPr>
          <w:rFonts w:ascii="inherit" w:hAnsi="inherit"/>
          <w:b/>
          <w:bCs/>
          <w:color w:val="00B050"/>
          <w:sz w:val="27"/>
          <w:szCs w:val="27"/>
        </w:rPr>
        <w:t>request tracing can be used to track HTTP requests from clients to targets or other services.</w:t>
      </w:r>
    </w:p>
    <w:p w14:paraId="60F573DB" w14:textId="77C35C45" w:rsidR="00B36083" w:rsidRPr="0026555F" w:rsidRDefault="00B36083" w:rsidP="00B36083">
      <w:pPr>
        <w:numPr>
          <w:ilvl w:val="1"/>
          <w:numId w:val="26"/>
        </w:numPr>
        <w:shd w:val="clear" w:color="auto" w:fill="FFFFFF"/>
        <w:spacing w:after="0"/>
        <w:ind w:left="2250"/>
        <w:textAlignment w:val="baseline"/>
        <w:divId w:val="34890530"/>
        <w:rPr>
          <w:rFonts w:ascii="inherit" w:hAnsi="inherit"/>
          <w:b/>
          <w:bCs/>
          <w:color w:val="00B050"/>
          <w:sz w:val="27"/>
          <w:szCs w:val="27"/>
        </w:rPr>
      </w:pPr>
      <w:r w:rsidRPr="0026555F">
        <w:rPr>
          <w:rFonts w:ascii="inherit" w:hAnsi="inherit"/>
          <w:b/>
          <w:bCs/>
          <w:color w:val="00B050"/>
          <w:sz w:val="27"/>
          <w:szCs w:val="27"/>
        </w:rPr>
        <w:t>Load balancer upon receiving a request from a client, adds or updates the X-Amzn-Trace-Id header before sending the request to the target</w:t>
      </w:r>
      <w:r w:rsidR="00EF5401" w:rsidRPr="0026555F">
        <w:rPr>
          <w:rFonts w:ascii="inherit" w:hAnsi="inherit"/>
          <w:b/>
          <w:bCs/>
          <w:color w:val="00B050"/>
          <w:sz w:val="27"/>
          <w:szCs w:val="27"/>
        </w:rPr>
        <w:t xml:space="preserve">. Apache/NgInx/tomcat log format needs to be updated to log X-Amzn-Trace-Id  header values </w:t>
      </w:r>
      <w:r w:rsidR="00425322" w:rsidRPr="0026555F">
        <w:rPr>
          <w:rFonts w:ascii="inherit" w:hAnsi="inherit"/>
          <w:b/>
          <w:bCs/>
          <w:color w:val="00B050"/>
          <w:sz w:val="27"/>
          <w:szCs w:val="27"/>
        </w:rPr>
        <w:t>a</w:t>
      </w:r>
      <w:r w:rsidR="00EF5401" w:rsidRPr="0026555F">
        <w:rPr>
          <w:rFonts w:ascii="inherit" w:hAnsi="inherit"/>
          <w:b/>
          <w:bCs/>
          <w:color w:val="00B050"/>
          <w:sz w:val="27"/>
          <w:szCs w:val="27"/>
        </w:rPr>
        <w:t>(</w:t>
      </w:r>
      <w:hyperlink r:id="rId16" w:anchor=":~:text=For%20example%2C%20you%20can%20use,request%20across%20all%20the%20layers." w:history="1">
        <w:r w:rsidR="00EF5401" w:rsidRPr="0026555F">
          <w:rPr>
            <w:rStyle w:val="Hyperlink"/>
            <w:rFonts w:ascii="inherit" w:hAnsi="inherit"/>
            <w:b/>
            <w:bCs/>
            <w:color w:val="00B050"/>
            <w:sz w:val="27"/>
            <w:szCs w:val="27"/>
          </w:rPr>
          <w:t>Link</w:t>
        </w:r>
      </w:hyperlink>
      <w:r w:rsidR="00EF5401" w:rsidRPr="0026555F">
        <w:rPr>
          <w:rFonts w:ascii="inherit" w:hAnsi="inherit"/>
          <w:b/>
          <w:bCs/>
          <w:color w:val="00B050"/>
          <w:sz w:val="27"/>
          <w:szCs w:val="27"/>
        </w:rPr>
        <w:t>).</w:t>
      </w:r>
    </w:p>
    <w:p w14:paraId="436A7372" w14:textId="77777777" w:rsidR="00B36083" w:rsidRPr="00EF5401" w:rsidRDefault="00B36083" w:rsidP="00B36083">
      <w:pPr>
        <w:numPr>
          <w:ilvl w:val="1"/>
          <w:numId w:val="26"/>
        </w:numPr>
        <w:shd w:val="clear" w:color="auto" w:fill="FFFFFF"/>
        <w:spacing w:after="0"/>
        <w:ind w:left="2250"/>
        <w:textAlignment w:val="baseline"/>
        <w:divId w:val="34890530"/>
        <w:rPr>
          <w:rFonts w:ascii="inherit" w:hAnsi="inherit"/>
          <w:color w:val="00B050"/>
          <w:sz w:val="27"/>
          <w:szCs w:val="27"/>
        </w:rPr>
      </w:pPr>
      <w:r w:rsidRPr="00EF5401">
        <w:rPr>
          <w:rFonts w:ascii="inherit" w:hAnsi="inherit"/>
          <w:color w:val="00B050"/>
          <w:sz w:val="27"/>
          <w:szCs w:val="27"/>
        </w:rPr>
        <w:t>Any services or applications between the load balancer and the target can also add or update this header.</w:t>
      </w:r>
    </w:p>
    <w:p w14:paraId="65DBC2EA" w14:textId="51A575FC" w:rsidR="00B36083" w:rsidRPr="005C50C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5C50C6">
        <w:rPr>
          <w:rFonts w:ascii="inherit" w:hAnsi="inherit"/>
          <w:color w:val="00B050"/>
          <w:sz w:val="27"/>
          <w:szCs w:val="27"/>
        </w:rPr>
        <w:t>supports </w:t>
      </w:r>
      <w:r w:rsidRPr="005C50C6">
        <w:rPr>
          <w:rStyle w:val="Strong"/>
          <w:rFonts w:ascii="inherit" w:hAnsi="inherit"/>
          <w:color w:val="00B050"/>
          <w:sz w:val="27"/>
          <w:szCs w:val="27"/>
          <w:bdr w:val="none" w:sz="0" w:space="0" w:color="auto" w:frame="1"/>
        </w:rPr>
        <w:t>Sticky Sessions (Session Affinity)</w:t>
      </w:r>
      <w:r w:rsidRPr="005C50C6">
        <w:rPr>
          <w:rFonts w:ascii="inherit" w:hAnsi="inherit"/>
          <w:color w:val="00B050"/>
          <w:sz w:val="27"/>
          <w:szCs w:val="27"/>
        </w:rPr>
        <w:t> using load balancer generated cookies, to route requests from the same client to the same target</w:t>
      </w:r>
      <w:r w:rsidR="00425322" w:rsidRPr="005C50C6">
        <w:rPr>
          <w:rFonts w:ascii="inherit" w:hAnsi="inherit"/>
          <w:color w:val="00B050"/>
          <w:sz w:val="27"/>
          <w:szCs w:val="27"/>
        </w:rPr>
        <w:t>.</w:t>
      </w:r>
    </w:p>
    <w:p w14:paraId="3C45E325" w14:textId="6027CE7E" w:rsidR="009A2AB2" w:rsidRPr="005C50C6" w:rsidRDefault="009A2AB2" w:rsidP="00425322">
      <w:pPr>
        <w:numPr>
          <w:ilvl w:val="1"/>
          <w:numId w:val="26"/>
        </w:numPr>
        <w:shd w:val="clear" w:color="auto" w:fill="FFFFFF"/>
        <w:spacing w:after="0"/>
        <w:textAlignment w:val="baseline"/>
        <w:divId w:val="34890530"/>
        <w:rPr>
          <w:rFonts w:ascii="inherit" w:hAnsi="inherit"/>
          <w:color w:val="00B050"/>
          <w:sz w:val="27"/>
          <w:szCs w:val="27"/>
        </w:rPr>
      </w:pPr>
      <w:r w:rsidRPr="005C50C6">
        <w:rPr>
          <w:rFonts w:ascii="inherit" w:hAnsi="inherit"/>
          <w:color w:val="00B050"/>
          <w:sz w:val="27"/>
          <w:szCs w:val="27"/>
        </w:rPr>
        <w:t>Typically used with classic load-balancer.</w:t>
      </w:r>
    </w:p>
    <w:p w14:paraId="72299F9F" w14:textId="7BF7C1B2" w:rsidR="009A2AB2" w:rsidRPr="005C50C6" w:rsidRDefault="009A2AB2" w:rsidP="00425322">
      <w:pPr>
        <w:numPr>
          <w:ilvl w:val="1"/>
          <w:numId w:val="26"/>
        </w:numPr>
        <w:shd w:val="clear" w:color="auto" w:fill="FFFFFF"/>
        <w:spacing w:after="0"/>
        <w:textAlignment w:val="baseline"/>
        <w:divId w:val="34890530"/>
        <w:rPr>
          <w:rFonts w:ascii="inherit" w:hAnsi="inherit"/>
          <w:color w:val="00B050"/>
          <w:sz w:val="27"/>
          <w:szCs w:val="27"/>
        </w:rPr>
      </w:pPr>
      <w:r w:rsidRPr="005C50C6">
        <w:rPr>
          <w:rFonts w:ascii="inherit" w:hAnsi="inherit"/>
          <w:color w:val="00B050"/>
          <w:sz w:val="27"/>
          <w:szCs w:val="27"/>
        </w:rPr>
        <w:t>Can be enabled for ALB though can only be set on target group level not on an individual EC2 instance.</w:t>
      </w:r>
    </w:p>
    <w:p w14:paraId="7AA3D7D5" w14:textId="218BEF3A" w:rsidR="00425322" w:rsidRPr="005C50C6" w:rsidRDefault="009A2AB2" w:rsidP="002D566E">
      <w:pPr>
        <w:numPr>
          <w:ilvl w:val="1"/>
          <w:numId w:val="26"/>
        </w:numPr>
        <w:shd w:val="clear" w:color="auto" w:fill="FFFFFF"/>
        <w:spacing w:after="0"/>
        <w:textAlignment w:val="baseline"/>
        <w:divId w:val="34890530"/>
        <w:rPr>
          <w:rFonts w:ascii="inherit" w:hAnsi="inherit"/>
          <w:color w:val="666666"/>
          <w:sz w:val="27"/>
          <w:szCs w:val="27"/>
        </w:rPr>
      </w:pPr>
      <w:r w:rsidRPr="005C50C6">
        <w:rPr>
          <w:rFonts w:ascii="inherit" w:hAnsi="inherit"/>
          <w:color w:val="00B050"/>
          <w:sz w:val="27"/>
          <w:szCs w:val="27"/>
        </w:rPr>
        <w:t>Useful when specific info is stored on specific instance locally.</w:t>
      </w:r>
    </w:p>
    <w:p w14:paraId="37A04B94" w14:textId="638CEA61" w:rsidR="00600C72" w:rsidRDefault="00600C72" w:rsidP="00600C72">
      <w:pPr>
        <w:shd w:val="clear" w:color="auto" w:fill="FFFFFF"/>
        <w:spacing w:after="0"/>
        <w:ind w:left="1125"/>
        <w:textAlignment w:val="baseline"/>
        <w:divId w:val="34890530"/>
        <w:rPr>
          <w:rFonts w:ascii="inherit" w:hAnsi="inherit"/>
          <w:color w:val="00B050"/>
          <w:sz w:val="27"/>
          <w:szCs w:val="27"/>
        </w:rPr>
      </w:pPr>
      <w:r>
        <w:rPr>
          <w:noProof/>
        </w:rPr>
        <w:drawing>
          <wp:inline distT="0" distB="0" distL="0" distR="0" wp14:anchorId="35429833" wp14:editId="56D5BDB5">
            <wp:extent cx="10506075" cy="590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06075" cy="5905500"/>
                    </a:xfrm>
                    <a:prstGeom prst="rect">
                      <a:avLst/>
                    </a:prstGeom>
                  </pic:spPr>
                </pic:pic>
              </a:graphicData>
            </a:graphic>
          </wp:inline>
        </w:drawing>
      </w:r>
    </w:p>
    <w:p w14:paraId="30087424" w14:textId="4F5C47F1" w:rsidR="005A59FB" w:rsidRDefault="005A59FB" w:rsidP="00600C72">
      <w:pPr>
        <w:shd w:val="clear" w:color="auto" w:fill="FFFFFF"/>
        <w:spacing w:after="0"/>
        <w:ind w:left="1125"/>
        <w:textAlignment w:val="baseline"/>
        <w:divId w:val="34890530"/>
        <w:rPr>
          <w:rFonts w:ascii="inherit" w:hAnsi="inherit"/>
          <w:color w:val="00B050"/>
          <w:sz w:val="27"/>
          <w:szCs w:val="27"/>
        </w:rPr>
      </w:pPr>
    </w:p>
    <w:p w14:paraId="2240D19A" w14:textId="53A9ABBE" w:rsidR="005A59FB" w:rsidRDefault="005A59FB" w:rsidP="00600C72">
      <w:pPr>
        <w:shd w:val="clear" w:color="auto" w:fill="FFFFFF"/>
        <w:spacing w:after="0"/>
        <w:ind w:left="1125"/>
        <w:textAlignment w:val="baseline"/>
        <w:divId w:val="34890530"/>
        <w:rPr>
          <w:rFonts w:ascii="inherit" w:hAnsi="inherit"/>
          <w:color w:val="00B050"/>
          <w:sz w:val="27"/>
          <w:szCs w:val="27"/>
        </w:rPr>
      </w:pPr>
      <w:r>
        <w:rPr>
          <w:noProof/>
        </w:rPr>
        <w:drawing>
          <wp:inline distT="0" distB="0" distL="0" distR="0" wp14:anchorId="63F76B33" wp14:editId="04A707AA">
            <wp:extent cx="10477362" cy="5935980"/>
            <wp:effectExtent l="0" t="0" r="635" b="762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8"/>
                    <a:stretch>
                      <a:fillRect/>
                    </a:stretch>
                  </pic:blipFill>
                  <pic:spPr>
                    <a:xfrm>
                      <a:off x="0" y="0"/>
                      <a:ext cx="10484475" cy="5940010"/>
                    </a:xfrm>
                    <a:prstGeom prst="rect">
                      <a:avLst/>
                    </a:prstGeom>
                  </pic:spPr>
                </pic:pic>
              </a:graphicData>
            </a:graphic>
          </wp:inline>
        </w:drawing>
      </w:r>
    </w:p>
    <w:p w14:paraId="2F2E7A1B" w14:textId="250F2EBC" w:rsidR="00C80531" w:rsidRDefault="00C80531" w:rsidP="00600C72">
      <w:pPr>
        <w:shd w:val="clear" w:color="auto" w:fill="FFFFFF"/>
        <w:spacing w:after="0"/>
        <w:ind w:left="1125"/>
        <w:textAlignment w:val="baseline"/>
        <w:divId w:val="34890530"/>
        <w:rPr>
          <w:rFonts w:ascii="inherit" w:hAnsi="inherit"/>
          <w:color w:val="00B050"/>
          <w:sz w:val="27"/>
          <w:szCs w:val="27"/>
        </w:rPr>
      </w:pPr>
    </w:p>
    <w:p w14:paraId="52809C5E" w14:textId="3B0D0428" w:rsidR="00C80531" w:rsidRDefault="00C80531" w:rsidP="00600C72">
      <w:pPr>
        <w:shd w:val="clear" w:color="auto" w:fill="FFFFFF"/>
        <w:spacing w:after="0"/>
        <w:ind w:left="1125"/>
        <w:textAlignment w:val="baseline"/>
        <w:divId w:val="34890530"/>
        <w:rPr>
          <w:rFonts w:ascii="inherit" w:hAnsi="inherit"/>
          <w:color w:val="00B050"/>
          <w:sz w:val="27"/>
          <w:szCs w:val="27"/>
        </w:rPr>
      </w:pPr>
      <w:r>
        <w:rPr>
          <w:noProof/>
        </w:rPr>
        <w:drawing>
          <wp:inline distT="0" distB="0" distL="0" distR="0" wp14:anchorId="7D655030" wp14:editId="405B0BBD">
            <wp:extent cx="10467983" cy="5785398"/>
            <wp:effectExtent l="0" t="0" r="0" b="635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9"/>
                    <a:stretch>
                      <a:fillRect/>
                    </a:stretch>
                  </pic:blipFill>
                  <pic:spPr>
                    <a:xfrm>
                      <a:off x="0" y="0"/>
                      <a:ext cx="10475268" cy="5789424"/>
                    </a:xfrm>
                    <a:prstGeom prst="rect">
                      <a:avLst/>
                    </a:prstGeom>
                  </pic:spPr>
                </pic:pic>
              </a:graphicData>
            </a:graphic>
          </wp:inline>
        </w:drawing>
      </w:r>
    </w:p>
    <w:p w14:paraId="3AD1776E" w14:textId="36034CA6" w:rsidR="00B36083" w:rsidRPr="005C50C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5C50C6">
        <w:rPr>
          <w:rFonts w:ascii="inherit" w:hAnsi="inherit"/>
          <w:color w:val="00B050"/>
          <w:sz w:val="27"/>
          <w:szCs w:val="27"/>
        </w:rPr>
        <w:t>supports </w:t>
      </w:r>
      <w:r w:rsidRPr="005C50C6">
        <w:rPr>
          <w:rStyle w:val="Strong"/>
          <w:rFonts w:ascii="inherit" w:hAnsi="inherit"/>
          <w:color w:val="00B050"/>
          <w:sz w:val="27"/>
          <w:szCs w:val="27"/>
          <w:bdr w:val="none" w:sz="0" w:space="0" w:color="auto" w:frame="1"/>
        </w:rPr>
        <w:t>SSL termination</w:t>
      </w:r>
      <w:r w:rsidRPr="005C50C6">
        <w:rPr>
          <w:rFonts w:ascii="inherit" w:hAnsi="inherit"/>
          <w:color w:val="00B050"/>
          <w:sz w:val="27"/>
          <w:szCs w:val="27"/>
        </w:rPr>
        <w:t>, to decrypt the request on ALB before sending it to the underlying targets.</w:t>
      </w:r>
    </w:p>
    <w:p w14:paraId="10DF8A6F" w14:textId="77777777" w:rsidR="00B36083" w:rsidRPr="005C50C6" w:rsidRDefault="00B36083" w:rsidP="00B36083">
      <w:pPr>
        <w:numPr>
          <w:ilvl w:val="1"/>
          <w:numId w:val="26"/>
        </w:numPr>
        <w:shd w:val="clear" w:color="auto" w:fill="FFFFFF"/>
        <w:spacing w:after="0"/>
        <w:ind w:left="2250"/>
        <w:textAlignment w:val="baseline"/>
        <w:divId w:val="34890530"/>
        <w:rPr>
          <w:rFonts w:ascii="inherit" w:hAnsi="inherit"/>
          <w:color w:val="00B050"/>
          <w:sz w:val="27"/>
          <w:szCs w:val="27"/>
        </w:rPr>
      </w:pPr>
      <w:r w:rsidRPr="005C50C6">
        <w:rPr>
          <w:rFonts w:ascii="inherit" w:hAnsi="inherit"/>
          <w:color w:val="00B050"/>
          <w:sz w:val="27"/>
          <w:szCs w:val="27"/>
        </w:rPr>
        <w:t>an SSL certificate can be installed on the load balancer.</w:t>
      </w:r>
    </w:p>
    <w:p w14:paraId="6ACE8523" w14:textId="77777777" w:rsidR="00B36083" w:rsidRPr="005C50C6" w:rsidRDefault="00B36083" w:rsidP="00B36083">
      <w:pPr>
        <w:numPr>
          <w:ilvl w:val="1"/>
          <w:numId w:val="26"/>
        </w:numPr>
        <w:shd w:val="clear" w:color="auto" w:fill="FFFFFF"/>
        <w:spacing w:after="0"/>
        <w:ind w:left="2250"/>
        <w:textAlignment w:val="baseline"/>
        <w:divId w:val="34890530"/>
        <w:rPr>
          <w:rFonts w:ascii="inherit" w:hAnsi="inherit"/>
          <w:color w:val="00B050"/>
          <w:sz w:val="27"/>
          <w:szCs w:val="27"/>
        </w:rPr>
      </w:pPr>
      <w:r w:rsidRPr="005C50C6">
        <w:rPr>
          <w:rFonts w:ascii="inherit" w:hAnsi="inherit"/>
          <w:color w:val="00B050"/>
          <w:sz w:val="27"/>
          <w:szCs w:val="27"/>
        </w:rPr>
        <w:t>load balancer uses this certificate to terminate the connection and then decrypt requests from clients before sending them to targets.</w:t>
      </w:r>
    </w:p>
    <w:p w14:paraId="0FD66E21" w14:textId="3E3ED697" w:rsidR="00B36083"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5C50C6">
        <w:rPr>
          <w:rFonts w:ascii="inherit" w:hAnsi="inherit"/>
          <w:color w:val="00B050"/>
          <w:sz w:val="27"/>
          <w:szCs w:val="27"/>
        </w:rPr>
        <w:t>supports layer 7 specific features like </w:t>
      </w:r>
      <w:r w:rsidRPr="005C50C6">
        <w:rPr>
          <w:rStyle w:val="Strong"/>
          <w:rFonts w:ascii="inherit" w:hAnsi="inherit"/>
          <w:color w:val="00B050"/>
          <w:sz w:val="27"/>
          <w:szCs w:val="27"/>
          <w:bdr w:val="none" w:sz="0" w:space="0" w:color="auto" w:frame="1"/>
        </w:rPr>
        <w:t>X-Forwarded-For</w:t>
      </w:r>
      <w:r w:rsidRPr="005C50C6">
        <w:rPr>
          <w:rFonts w:ascii="inherit" w:hAnsi="inherit"/>
          <w:color w:val="00B050"/>
          <w:sz w:val="27"/>
          <w:szCs w:val="27"/>
        </w:rPr>
        <w:t> headers to help determine the actual client IP, port and protocol</w:t>
      </w:r>
    </w:p>
    <w:p w14:paraId="0BBB3121" w14:textId="27588366" w:rsidR="005C50C6" w:rsidRDefault="005C50C6" w:rsidP="005C50C6">
      <w:pPr>
        <w:shd w:val="clear" w:color="auto" w:fill="FFFFFF"/>
        <w:spacing w:after="0"/>
        <w:ind w:left="1125"/>
        <w:textAlignment w:val="baseline"/>
        <w:divId w:val="34890530"/>
        <w:rPr>
          <w:rFonts w:ascii="inherit" w:hAnsi="inherit"/>
          <w:color w:val="00B050"/>
          <w:sz w:val="27"/>
          <w:szCs w:val="27"/>
        </w:rPr>
      </w:pPr>
    </w:p>
    <w:p w14:paraId="09B5B3AE" w14:textId="23397725" w:rsidR="005C50C6" w:rsidRDefault="005C50C6" w:rsidP="005C50C6">
      <w:pPr>
        <w:shd w:val="clear" w:color="auto" w:fill="FFFFFF"/>
        <w:spacing w:after="0"/>
        <w:ind w:left="1125"/>
        <w:textAlignment w:val="baseline"/>
        <w:divId w:val="34890530"/>
        <w:rPr>
          <w:rFonts w:ascii="inherit" w:hAnsi="inherit"/>
          <w:color w:val="00B050"/>
          <w:sz w:val="27"/>
          <w:szCs w:val="27"/>
        </w:rPr>
      </w:pPr>
      <w:r>
        <w:rPr>
          <w:noProof/>
        </w:rPr>
        <w:drawing>
          <wp:inline distT="0" distB="0" distL="0" distR="0" wp14:anchorId="53AC644C" wp14:editId="10955C98">
            <wp:extent cx="7202884" cy="3827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05956" cy="3829413"/>
                    </a:xfrm>
                    <a:prstGeom prst="rect">
                      <a:avLst/>
                    </a:prstGeom>
                  </pic:spPr>
                </pic:pic>
              </a:graphicData>
            </a:graphic>
          </wp:inline>
        </w:drawing>
      </w:r>
    </w:p>
    <w:p w14:paraId="6E9C9351" w14:textId="77777777" w:rsidR="005C50C6" w:rsidRPr="005C50C6" w:rsidRDefault="005C50C6" w:rsidP="005C50C6">
      <w:pPr>
        <w:shd w:val="clear" w:color="auto" w:fill="FFFFFF"/>
        <w:spacing w:after="0"/>
        <w:ind w:left="1125"/>
        <w:textAlignment w:val="baseline"/>
        <w:divId w:val="34890530"/>
        <w:rPr>
          <w:rFonts w:ascii="inherit" w:hAnsi="inherit"/>
          <w:color w:val="00B050"/>
          <w:sz w:val="27"/>
          <w:szCs w:val="27"/>
        </w:rPr>
      </w:pPr>
    </w:p>
    <w:p w14:paraId="304B965F" w14:textId="77777777" w:rsidR="00B36083" w:rsidRDefault="00B36083" w:rsidP="00B36083">
      <w:pPr>
        <w:numPr>
          <w:ilvl w:val="0"/>
          <w:numId w:val="26"/>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automatically </w:t>
      </w:r>
      <w:r>
        <w:rPr>
          <w:rStyle w:val="Strong"/>
          <w:rFonts w:ascii="inherit" w:hAnsi="inherit"/>
          <w:color w:val="666666"/>
          <w:sz w:val="27"/>
          <w:szCs w:val="27"/>
          <w:bdr w:val="none" w:sz="0" w:space="0" w:color="auto" w:frame="1"/>
        </w:rPr>
        <w:t>scales</w:t>
      </w:r>
      <w:r>
        <w:rPr>
          <w:rFonts w:ascii="inherit" w:hAnsi="inherit"/>
          <w:color w:val="666666"/>
          <w:sz w:val="27"/>
          <w:szCs w:val="27"/>
        </w:rPr>
        <w:t> its request handling capacity in response to incoming application traffic.</w:t>
      </w:r>
    </w:p>
    <w:p w14:paraId="5ED47EB2" w14:textId="77777777" w:rsidR="00B36083" w:rsidRPr="005C50C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5C50C6">
        <w:rPr>
          <w:rFonts w:ascii="inherit" w:hAnsi="inherit"/>
          <w:color w:val="00B050"/>
          <w:sz w:val="27"/>
          <w:szCs w:val="27"/>
        </w:rPr>
        <w:t>supports </w:t>
      </w:r>
      <w:r w:rsidRPr="005C50C6">
        <w:rPr>
          <w:rStyle w:val="Strong"/>
          <w:rFonts w:ascii="inherit" w:hAnsi="inherit"/>
          <w:color w:val="00B050"/>
          <w:sz w:val="27"/>
          <w:szCs w:val="27"/>
          <w:bdr w:val="none" w:sz="0" w:space="0" w:color="auto" w:frame="1"/>
        </w:rPr>
        <w:t>hybrid load balancing,</w:t>
      </w:r>
    </w:p>
    <w:p w14:paraId="190D57BF" w14:textId="77777777" w:rsidR="00B36083" w:rsidRPr="005C50C6" w:rsidRDefault="00B36083" w:rsidP="00B36083">
      <w:pPr>
        <w:numPr>
          <w:ilvl w:val="1"/>
          <w:numId w:val="26"/>
        </w:numPr>
        <w:shd w:val="clear" w:color="auto" w:fill="FFFFFF"/>
        <w:spacing w:after="0"/>
        <w:ind w:left="2250"/>
        <w:textAlignment w:val="baseline"/>
        <w:divId w:val="34890530"/>
        <w:rPr>
          <w:rFonts w:ascii="inherit" w:hAnsi="inherit"/>
          <w:color w:val="00B050"/>
          <w:sz w:val="27"/>
          <w:szCs w:val="27"/>
        </w:rPr>
      </w:pPr>
      <w:r w:rsidRPr="005C50C6">
        <w:rPr>
          <w:rFonts w:ascii="inherit" w:hAnsi="inherit"/>
          <w:color w:val="00B050"/>
          <w:sz w:val="27"/>
          <w:szCs w:val="27"/>
        </w:rPr>
        <w:t>If an application runs on targets distributed between a VPC and an on-premises location, they can be added to the same target group using their IP addresses</w:t>
      </w:r>
    </w:p>
    <w:p w14:paraId="2FEBEF23" w14:textId="77777777" w:rsidR="00B36083" w:rsidRPr="005C50C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5C50C6">
        <w:rPr>
          <w:rFonts w:ascii="inherit" w:hAnsi="inherit"/>
          <w:color w:val="00B050"/>
          <w:sz w:val="27"/>
          <w:szCs w:val="27"/>
        </w:rPr>
        <w:t>provides </w:t>
      </w:r>
      <w:r w:rsidRPr="005C50C6">
        <w:rPr>
          <w:rStyle w:val="Strong"/>
          <w:rFonts w:ascii="inherit" w:hAnsi="inherit"/>
          <w:color w:val="00B050"/>
          <w:sz w:val="27"/>
          <w:szCs w:val="27"/>
          <w:bdr w:val="none" w:sz="0" w:space="0" w:color="auto" w:frame="1"/>
        </w:rPr>
        <w:t>High Availability</w:t>
      </w:r>
      <w:r w:rsidRPr="005C50C6">
        <w:rPr>
          <w:rFonts w:ascii="inherit" w:hAnsi="inherit"/>
          <w:color w:val="00B050"/>
          <w:sz w:val="27"/>
          <w:szCs w:val="27"/>
        </w:rPr>
        <w:t>, by allowing you to specify more than one AZ and distribution of incoming traffic across multiple AZs.</w:t>
      </w:r>
    </w:p>
    <w:p w14:paraId="0941E6C3" w14:textId="77777777" w:rsidR="00B36083" w:rsidRPr="005C50C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5C50C6">
        <w:rPr>
          <w:rFonts w:ascii="inherit" w:hAnsi="inherit"/>
          <w:color w:val="00B050"/>
          <w:sz w:val="27"/>
          <w:szCs w:val="27"/>
        </w:rPr>
        <w:t>integrates with </w:t>
      </w:r>
      <w:r w:rsidRPr="005C50C6">
        <w:rPr>
          <w:rStyle w:val="Strong"/>
          <w:rFonts w:ascii="inherit" w:hAnsi="inherit"/>
          <w:color w:val="00B050"/>
          <w:sz w:val="27"/>
          <w:szCs w:val="27"/>
          <w:bdr w:val="none" w:sz="0" w:space="0" w:color="auto" w:frame="1"/>
        </w:rPr>
        <w:t>ACM</w:t>
      </w:r>
      <w:r w:rsidRPr="005C50C6">
        <w:rPr>
          <w:rFonts w:ascii="inherit" w:hAnsi="inherit"/>
          <w:color w:val="00B050"/>
          <w:sz w:val="27"/>
          <w:szCs w:val="27"/>
        </w:rPr>
        <w:t> to provision and bind a SSL/TLS certificate to the load balancer thereby making the entire SSL offload process very easy</w:t>
      </w:r>
    </w:p>
    <w:p w14:paraId="403E8089" w14:textId="77777777" w:rsidR="00B36083" w:rsidRPr="005C50C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5C50C6">
        <w:rPr>
          <w:rFonts w:ascii="inherit" w:hAnsi="inherit"/>
          <w:color w:val="00B050"/>
          <w:sz w:val="27"/>
          <w:szCs w:val="27"/>
        </w:rPr>
        <w:t>supports multiple certificates for the same domain to a secure listener</w:t>
      </w:r>
    </w:p>
    <w:p w14:paraId="38D5DC5D" w14:textId="77777777" w:rsidR="00B36083" w:rsidRPr="005C50C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5C50C6">
        <w:rPr>
          <w:rFonts w:ascii="inherit" w:hAnsi="inherit"/>
          <w:color w:val="00B050"/>
          <w:sz w:val="27"/>
          <w:szCs w:val="27"/>
        </w:rPr>
        <w:t>supports </w:t>
      </w:r>
      <w:r w:rsidRPr="005C50C6">
        <w:rPr>
          <w:rStyle w:val="Strong"/>
          <w:rFonts w:ascii="inherit" w:hAnsi="inherit"/>
          <w:color w:val="00B050"/>
          <w:sz w:val="27"/>
          <w:szCs w:val="27"/>
          <w:bdr w:val="none" w:sz="0" w:space="0" w:color="auto" w:frame="1"/>
        </w:rPr>
        <w:t>IPv6</w:t>
      </w:r>
      <w:r w:rsidRPr="005C50C6">
        <w:rPr>
          <w:rFonts w:ascii="inherit" w:hAnsi="inherit"/>
          <w:color w:val="00B050"/>
          <w:sz w:val="27"/>
          <w:szCs w:val="27"/>
        </w:rPr>
        <w:t> addressing, for an Internet facing load balancer</w:t>
      </w:r>
    </w:p>
    <w:p w14:paraId="22B971E3" w14:textId="7FDBB516" w:rsidR="005B06DA" w:rsidRPr="00B63D14" w:rsidRDefault="00B36083" w:rsidP="00790E24">
      <w:pPr>
        <w:numPr>
          <w:ilvl w:val="0"/>
          <w:numId w:val="26"/>
        </w:numPr>
        <w:shd w:val="clear" w:color="auto" w:fill="FFFFFF"/>
        <w:spacing w:after="0"/>
        <w:ind w:left="1125"/>
        <w:textAlignment w:val="baseline"/>
        <w:divId w:val="34890530"/>
        <w:rPr>
          <w:rFonts w:ascii="inherit" w:hAnsi="inherit"/>
          <w:color w:val="666666"/>
          <w:sz w:val="27"/>
          <w:szCs w:val="27"/>
        </w:rPr>
      </w:pPr>
      <w:r w:rsidRPr="00B63D14">
        <w:rPr>
          <w:rFonts w:ascii="inherit" w:hAnsi="inherit"/>
          <w:color w:val="00B050"/>
          <w:sz w:val="27"/>
          <w:szCs w:val="27"/>
        </w:rPr>
        <w:t>supports </w:t>
      </w:r>
      <w:r w:rsidRPr="00B63D14">
        <w:rPr>
          <w:rStyle w:val="Strong"/>
          <w:rFonts w:ascii="inherit" w:hAnsi="inherit"/>
          <w:color w:val="00B050"/>
          <w:sz w:val="27"/>
          <w:szCs w:val="27"/>
          <w:bdr w:val="none" w:sz="0" w:space="0" w:color="auto" w:frame="1"/>
        </w:rPr>
        <w:t>Cross-zone load balancing</w:t>
      </w:r>
      <w:r w:rsidRPr="00B63D14">
        <w:rPr>
          <w:rFonts w:ascii="inherit" w:hAnsi="inherit"/>
          <w:color w:val="00B050"/>
          <w:sz w:val="27"/>
          <w:szCs w:val="27"/>
        </w:rPr>
        <w:t>, by default</w:t>
      </w:r>
      <w:r w:rsidR="009751D8" w:rsidRPr="00B63D14">
        <w:rPr>
          <w:rFonts w:ascii="inherit" w:hAnsi="inherit"/>
          <w:color w:val="00B050"/>
          <w:sz w:val="27"/>
          <w:szCs w:val="27"/>
        </w:rPr>
        <w:t>.</w:t>
      </w:r>
    </w:p>
    <w:p w14:paraId="1575E804" w14:textId="77777777" w:rsidR="00B36083" w:rsidRDefault="00B36083" w:rsidP="00B36083">
      <w:pPr>
        <w:numPr>
          <w:ilvl w:val="0"/>
          <w:numId w:val="26"/>
        </w:numPr>
        <w:shd w:val="clear" w:color="auto" w:fill="FFFFFF"/>
        <w:spacing w:after="0"/>
        <w:ind w:left="1125"/>
        <w:textAlignment w:val="baseline"/>
        <w:divId w:val="34890530"/>
        <w:rPr>
          <w:rFonts w:ascii="inherit" w:hAnsi="inherit"/>
          <w:color w:val="666666"/>
          <w:sz w:val="27"/>
          <w:szCs w:val="27"/>
        </w:rPr>
      </w:pPr>
      <w:r w:rsidRPr="00E13CA6">
        <w:rPr>
          <w:rFonts w:ascii="inherit" w:hAnsi="inherit"/>
          <w:color w:val="00B050"/>
          <w:sz w:val="27"/>
          <w:szCs w:val="27"/>
        </w:rPr>
        <w:t>supports </w:t>
      </w:r>
      <w:r w:rsidRPr="00E13CA6">
        <w:rPr>
          <w:rStyle w:val="Strong"/>
          <w:rFonts w:ascii="inherit" w:hAnsi="inherit"/>
          <w:color w:val="00B050"/>
          <w:sz w:val="27"/>
          <w:szCs w:val="27"/>
          <w:bdr w:val="none" w:sz="0" w:space="0" w:color="auto" w:frame="1"/>
        </w:rPr>
        <w:t>Security Groups</w:t>
      </w:r>
      <w:r w:rsidRPr="00E13CA6">
        <w:rPr>
          <w:rFonts w:ascii="inherit" w:hAnsi="inherit"/>
          <w:color w:val="00B050"/>
          <w:sz w:val="27"/>
          <w:szCs w:val="27"/>
        </w:rPr>
        <w:t> to control the traffic allowed to and from the load balancer.</w:t>
      </w:r>
    </w:p>
    <w:p w14:paraId="67529587" w14:textId="77777777" w:rsidR="00B36083" w:rsidRPr="00E13CA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E13CA6">
        <w:rPr>
          <w:rFonts w:ascii="inherit" w:hAnsi="inherit"/>
          <w:color w:val="00B050"/>
          <w:sz w:val="27"/>
          <w:szCs w:val="27"/>
        </w:rPr>
        <w:t>provides </w:t>
      </w:r>
      <w:r w:rsidRPr="00E13CA6">
        <w:rPr>
          <w:rStyle w:val="Strong"/>
          <w:rFonts w:ascii="inherit" w:hAnsi="inherit"/>
          <w:color w:val="00B050"/>
          <w:sz w:val="27"/>
          <w:szCs w:val="27"/>
          <w:bdr w:val="none" w:sz="0" w:space="0" w:color="auto" w:frame="1"/>
        </w:rPr>
        <w:t>Access Logs</w:t>
      </w:r>
      <w:r w:rsidRPr="00E13CA6">
        <w:rPr>
          <w:rFonts w:ascii="inherit" w:hAnsi="inherit"/>
          <w:color w:val="00B050"/>
          <w:sz w:val="27"/>
          <w:szCs w:val="27"/>
        </w:rPr>
        <w:t>, to record all requests sent the load balancer, and store the logs in S3 for later analysis in compressed format</w:t>
      </w:r>
    </w:p>
    <w:p w14:paraId="663F3F19" w14:textId="77777777" w:rsidR="00B36083" w:rsidRPr="00E13CA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E13CA6">
        <w:rPr>
          <w:rFonts w:ascii="inherit" w:hAnsi="inherit"/>
          <w:color w:val="00B050"/>
          <w:sz w:val="27"/>
          <w:szCs w:val="27"/>
        </w:rPr>
        <w:t>provides </w:t>
      </w:r>
      <w:r w:rsidRPr="00E13CA6">
        <w:rPr>
          <w:rStyle w:val="Strong"/>
          <w:rFonts w:ascii="inherit" w:hAnsi="inherit"/>
          <w:color w:val="00B050"/>
          <w:sz w:val="27"/>
          <w:szCs w:val="27"/>
          <w:bdr w:val="none" w:sz="0" w:space="0" w:color="auto" w:frame="1"/>
        </w:rPr>
        <w:t>Delete Protection</w:t>
      </w:r>
      <w:r w:rsidRPr="00E13CA6">
        <w:rPr>
          <w:rFonts w:ascii="inherit" w:hAnsi="inherit"/>
          <w:color w:val="00B050"/>
          <w:sz w:val="27"/>
          <w:szCs w:val="27"/>
        </w:rPr>
        <w:t>, to prevent the ALB from accidental deletion</w:t>
      </w:r>
    </w:p>
    <w:p w14:paraId="236480DE" w14:textId="77777777" w:rsidR="00B36083" w:rsidRPr="00E13CA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E13CA6">
        <w:rPr>
          <w:rFonts w:ascii="inherit" w:hAnsi="inherit"/>
          <w:color w:val="00B050"/>
          <w:sz w:val="27"/>
          <w:szCs w:val="27"/>
        </w:rPr>
        <w:t>supports </w:t>
      </w:r>
      <w:r w:rsidRPr="00E13CA6">
        <w:rPr>
          <w:rStyle w:val="Strong"/>
          <w:rFonts w:ascii="inherit" w:hAnsi="inherit"/>
          <w:color w:val="00B050"/>
          <w:sz w:val="27"/>
          <w:szCs w:val="27"/>
          <w:bdr w:val="none" w:sz="0" w:space="0" w:color="auto" w:frame="1"/>
        </w:rPr>
        <w:t>Connection Idle Timeout</w:t>
      </w:r>
      <w:r w:rsidRPr="00E13CA6">
        <w:rPr>
          <w:rFonts w:ascii="inherit" w:hAnsi="inherit"/>
          <w:color w:val="00B050"/>
          <w:sz w:val="27"/>
          <w:szCs w:val="27"/>
        </w:rPr>
        <w:t> – ALB maintains two connections for each request one with the Client (front end) and one with the target instance (back end). If no data has been sent or received by the time that the idle timeout period elapses, ALB closes the front-end connection</w:t>
      </w:r>
    </w:p>
    <w:p w14:paraId="61B095DE" w14:textId="77777777" w:rsidR="00B36083" w:rsidRDefault="00B36083" w:rsidP="00B36083">
      <w:pPr>
        <w:numPr>
          <w:ilvl w:val="0"/>
          <w:numId w:val="26"/>
        </w:numPr>
        <w:shd w:val="clear" w:color="auto" w:fill="FFFFFF"/>
        <w:spacing w:after="0"/>
        <w:ind w:left="1125"/>
        <w:textAlignment w:val="baseline"/>
        <w:divId w:val="34890530"/>
        <w:rPr>
          <w:rFonts w:ascii="inherit" w:hAnsi="inherit"/>
          <w:color w:val="666666"/>
          <w:sz w:val="27"/>
          <w:szCs w:val="27"/>
        </w:rPr>
      </w:pPr>
      <w:r w:rsidRPr="00E13CA6">
        <w:rPr>
          <w:rFonts w:ascii="inherit" w:hAnsi="inherit"/>
          <w:color w:val="00B050"/>
          <w:sz w:val="27"/>
          <w:szCs w:val="27"/>
        </w:rPr>
        <w:t>integrates with </w:t>
      </w:r>
      <w:r w:rsidRPr="00E13CA6">
        <w:rPr>
          <w:rStyle w:val="Strong"/>
          <w:rFonts w:ascii="inherit" w:hAnsi="inherit"/>
          <w:color w:val="00B050"/>
          <w:sz w:val="27"/>
          <w:szCs w:val="27"/>
          <w:bdr w:val="none" w:sz="0" w:space="0" w:color="auto" w:frame="1"/>
        </w:rPr>
        <w:t>CloudWatch</w:t>
      </w:r>
      <w:r w:rsidRPr="00E13CA6">
        <w:rPr>
          <w:rFonts w:ascii="inherit" w:hAnsi="inherit"/>
          <w:color w:val="00B050"/>
          <w:sz w:val="27"/>
          <w:szCs w:val="27"/>
        </w:rPr>
        <w:t> to provide metrics such as request counts, error counts, error types, and request latency</w:t>
      </w:r>
    </w:p>
    <w:p w14:paraId="4E7261F4" w14:textId="77777777" w:rsidR="00B36083" w:rsidRPr="00E13CA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E13CA6">
        <w:rPr>
          <w:rFonts w:ascii="inherit" w:hAnsi="inherit"/>
          <w:color w:val="00B050"/>
          <w:sz w:val="27"/>
          <w:szCs w:val="27"/>
        </w:rPr>
        <w:t>integrates with </w:t>
      </w:r>
      <w:r w:rsidRPr="00E13CA6">
        <w:rPr>
          <w:rStyle w:val="Strong"/>
          <w:rFonts w:ascii="inherit" w:hAnsi="inherit"/>
          <w:color w:val="00B050"/>
          <w:sz w:val="27"/>
          <w:szCs w:val="27"/>
          <w:bdr w:val="none" w:sz="0" w:space="0" w:color="auto" w:frame="1"/>
        </w:rPr>
        <w:t>AWS WAF</w:t>
      </w:r>
      <w:r w:rsidRPr="00E13CA6">
        <w:rPr>
          <w:rFonts w:ascii="inherit" w:hAnsi="inherit"/>
          <w:color w:val="00B050"/>
          <w:sz w:val="27"/>
          <w:szCs w:val="27"/>
        </w:rPr>
        <w:t>, a web application firewall that helps protect web applications from attacks by allowing rules configuration based on IP addresses, HTTP headers, and custom URI strings</w:t>
      </w:r>
    </w:p>
    <w:p w14:paraId="1524B498" w14:textId="77777777" w:rsidR="00B36083" w:rsidRPr="00E13CA6" w:rsidRDefault="00B36083" w:rsidP="00B36083">
      <w:pPr>
        <w:numPr>
          <w:ilvl w:val="0"/>
          <w:numId w:val="26"/>
        </w:numPr>
        <w:shd w:val="clear" w:color="auto" w:fill="FFFFFF"/>
        <w:spacing w:after="0"/>
        <w:ind w:left="1125"/>
        <w:textAlignment w:val="baseline"/>
        <w:divId w:val="34890530"/>
        <w:rPr>
          <w:rFonts w:ascii="inherit" w:hAnsi="inherit"/>
          <w:color w:val="00B050"/>
          <w:sz w:val="27"/>
          <w:szCs w:val="27"/>
        </w:rPr>
      </w:pPr>
      <w:r w:rsidRPr="00E13CA6">
        <w:rPr>
          <w:rFonts w:ascii="inherit" w:hAnsi="inherit"/>
          <w:color w:val="00B050"/>
          <w:sz w:val="27"/>
          <w:szCs w:val="27"/>
        </w:rPr>
        <w:t>integrates with </w:t>
      </w:r>
      <w:r w:rsidRPr="00E13CA6">
        <w:rPr>
          <w:rStyle w:val="Strong"/>
          <w:rFonts w:ascii="inherit" w:hAnsi="inherit"/>
          <w:color w:val="00B050"/>
          <w:sz w:val="27"/>
          <w:szCs w:val="27"/>
          <w:bdr w:val="none" w:sz="0" w:space="0" w:color="auto" w:frame="1"/>
        </w:rPr>
        <w:t>CloudTrail</w:t>
      </w:r>
      <w:r w:rsidRPr="00E13CA6">
        <w:rPr>
          <w:rFonts w:ascii="inherit" w:hAnsi="inherit"/>
          <w:color w:val="00B050"/>
          <w:sz w:val="27"/>
          <w:szCs w:val="27"/>
        </w:rPr>
        <w:t> to receive a history of ALB API calls made on the AWS account</w:t>
      </w:r>
    </w:p>
    <w:p w14:paraId="3C30F4B9" w14:textId="77777777" w:rsidR="00B36083" w:rsidRDefault="00B36083" w:rsidP="00B36083">
      <w:pPr>
        <w:numPr>
          <w:ilvl w:val="0"/>
          <w:numId w:val="26"/>
        </w:numPr>
        <w:shd w:val="clear" w:color="auto" w:fill="FFFFFF"/>
        <w:spacing w:after="0"/>
        <w:ind w:left="1125"/>
        <w:textAlignment w:val="baseline"/>
        <w:divId w:val="34890530"/>
        <w:rPr>
          <w:rFonts w:ascii="inherit" w:hAnsi="inherit"/>
          <w:color w:val="666666"/>
          <w:sz w:val="27"/>
          <w:szCs w:val="27"/>
        </w:rPr>
      </w:pPr>
      <w:r>
        <w:rPr>
          <w:rFonts w:ascii="inherit" w:hAnsi="inherit"/>
          <w:color w:val="FF0000"/>
          <w:sz w:val="27"/>
          <w:szCs w:val="27"/>
          <w:bdr w:val="none" w:sz="0" w:space="0" w:color="auto" w:frame="1"/>
        </w:rPr>
        <w:t>back-end server authentication is NOT supported</w:t>
      </w:r>
    </w:p>
    <w:p w14:paraId="1859375D" w14:textId="4CEAB775" w:rsidR="00B16FFE" w:rsidRPr="00B16FFE" w:rsidRDefault="00B36083" w:rsidP="005A59FB">
      <w:pPr>
        <w:pStyle w:val="Heading2"/>
        <w:shd w:val="clear" w:color="auto" w:fill="FFFFFF"/>
        <w:spacing w:before="0"/>
        <w:textAlignment w:val="baseline"/>
        <w:divId w:val="34890530"/>
      </w:pPr>
      <w:r>
        <w:rPr>
          <w:rFonts w:ascii="inherit" w:hAnsi="inherit"/>
          <w:b w:val="0"/>
          <w:bCs w:val="0"/>
          <w:color w:val="666666"/>
          <w:sz w:val="42"/>
          <w:szCs w:val="42"/>
          <w:bdr w:val="none" w:sz="0" w:space="0" w:color="auto" w:frame="1"/>
        </w:rPr>
        <w:t>Application Load Balancer Listeners</w:t>
      </w:r>
    </w:p>
    <w:p w14:paraId="72486C7C" w14:textId="77777777" w:rsidR="00B36083" w:rsidRPr="00E13CA6" w:rsidRDefault="00B36083" w:rsidP="00B36083">
      <w:pPr>
        <w:numPr>
          <w:ilvl w:val="0"/>
          <w:numId w:val="27"/>
        </w:numPr>
        <w:shd w:val="clear" w:color="auto" w:fill="FFFFFF"/>
        <w:spacing w:after="0"/>
        <w:ind w:left="1125"/>
        <w:textAlignment w:val="baseline"/>
        <w:divId w:val="34890530"/>
        <w:rPr>
          <w:rFonts w:ascii="inherit" w:hAnsi="inherit"/>
          <w:color w:val="00B050"/>
          <w:sz w:val="27"/>
          <w:szCs w:val="27"/>
        </w:rPr>
      </w:pPr>
      <w:r w:rsidRPr="00E13CA6">
        <w:rPr>
          <w:rFonts w:ascii="inherit" w:hAnsi="inherit"/>
          <w:color w:val="00B050"/>
          <w:sz w:val="27"/>
          <w:szCs w:val="27"/>
        </w:rPr>
        <w:t>A listener is a process that checks for connection requests, using the configured protocol and port</w:t>
      </w:r>
    </w:p>
    <w:p w14:paraId="5F76C0B0" w14:textId="77777777" w:rsidR="00B36083" w:rsidRPr="00E13CA6" w:rsidRDefault="00B36083" w:rsidP="00B36083">
      <w:pPr>
        <w:numPr>
          <w:ilvl w:val="0"/>
          <w:numId w:val="27"/>
        </w:numPr>
        <w:shd w:val="clear" w:color="auto" w:fill="FFFFFF"/>
        <w:spacing w:after="0"/>
        <w:ind w:left="1125"/>
        <w:textAlignment w:val="baseline"/>
        <w:divId w:val="34890530"/>
        <w:rPr>
          <w:rFonts w:ascii="inherit" w:hAnsi="inherit"/>
          <w:color w:val="00B050"/>
          <w:sz w:val="27"/>
          <w:szCs w:val="27"/>
        </w:rPr>
      </w:pPr>
      <w:r w:rsidRPr="00E13CA6">
        <w:rPr>
          <w:rFonts w:ascii="inherit" w:hAnsi="inherit"/>
          <w:color w:val="00B050"/>
          <w:sz w:val="27"/>
          <w:szCs w:val="27"/>
        </w:rPr>
        <w:t>Listener supports HTTP &amp; HTTPS protocol with Ports from 1-65535</w:t>
      </w:r>
    </w:p>
    <w:p w14:paraId="69CB12A7" w14:textId="77777777" w:rsidR="00B36083" w:rsidRDefault="00B36083" w:rsidP="00B36083">
      <w:pPr>
        <w:numPr>
          <w:ilvl w:val="0"/>
          <w:numId w:val="27"/>
        </w:numPr>
        <w:shd w:val="clear" w:color="auto" w:fill="FFFFFF"/>
        <w:spacing w:after="0"/>
        <w:ind w:left="1125"/>
        <w:textAlignment w:val="baseline"/>
        <w:divId w:val="34890530"/>
        <w:rPr>
          <w:rFonts w:ascii="inherit" w:hAnsi="inherit"/>
          <w:color w:val="666666"/>
          <w:sz w:val="27"/>
          <w:szCs w:val="27"/>
        </w:rPr>
      </w:pPr>
      <w:r w:rsidRPr="00E13CA6">
        <w:rPr>
          <w:rFonts w:ascii="inherit" w:hAnsi="inherit"/>
          <w:color w:val="00B050"/>
          <w:sz w:val="27"/>
          <w:szCs w:val="27"/>
        </w:rPr>
        <w:t>ALB supports SSL Termination for HTTPS listener, which helps to offload the work of encryption and decryption so that the targets can focus on their main work</w:t>
      </w:r>
      <w:r>
        <w:rPr>
          <w:rFonts w:ascii="inherit" w:hAnsi="inherit"/>
          <w:color w:val="666666"/>
          <w:sz w:val="27"/>
          <w:szCs w:val="27"/>
        </w:rPr>
        <w:t>.</w:t>
      </w:r>
    </w:p>
    <w:p w14:paraId="0264E8D3" w14:textId="027A2C19" w:rsidR="00B36083" w:rsidRPr="00681817" w:rsidRDefault="00B36083" w:rsidP="005D2B74">
      <w:pPr>
        <w:numPr>
          <w:ilvl w:val="0"/>
          <w:numId w:val="27"/>
        </w:numPr>
        <w:shd w:val="clear" w:color="auto" w:fill="FFFFFF"/>
        <w:spacing w:after="0"/>
        <w:ind w:left="1125"/>
        <w:textAlignment w:val="baseline"/>
        <w:divId w:val="34890530"/>
        <w:rPr>
          <w:rFonts w:ascii="inherit" w:hAnsi="inherit"/>
          <w:color w:val="00B050"/>
          <w:sz w:val="27"/>
          <w:szCs w:val="27"/>
        </w:rPr>
      </w:pPr>
      <w:del w:id="0" w:author="Unknown">
        <w:r w:rsidRPr="00681817">
          <w:rPr>
            <w:rFonts w:ascii="inherit" w:hAnsi="inherit"/>
            <w:color w:val="00B050"/>
            <w:sz w:val="27"/>
            <w:szCs w:val="27"/>
            <w:bdr w:val="none" w:sz="0" w:space="0" w:color="auto" w:frame="1"/>
          </w:rPr>
          <w:delText>HTTPS listener supports exactly one SSL server certificate on the listener.</w:delText>
        </w:r>
      </w:del>
      <w:r w:rsidRPr="00681817">
        <w:rPr>
          <w:rFonts w:ascii="inherit" w:hAnsi="inherit"/>
          <w:color w:val="00B050"/>
          <w:sz w:val="27"/>
          <w:szCs w:val="27"/>
        </w:rPr>
        <w:t>HTTPS listener must have at least one SSL server certificate on the listener</w:t>
      </w:r>
    </w:p>
    <w:p w14:paraId="744497CD" w14:textId="77777777" w:rsidR="00B36083" w:rsidRDefault="00B36083" w:rsidP="00B36083">
      <w:pPr>
        <w:numPr>
          <w:ilvl w:val="0"/>
          <w:numId w:val="27"/>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WebSockets with both HTTP and HTTPS listeners (Secure WebSockets)</w:t>
      </w:r>
    </w:p>
    <w:p w14:paraId="068099AD" w14:textId="77777777" w:rsidR="00B36083" w:rsidRPr="00681817" w:rsidRDefault="00B36083" w:rsidP="00B36083">
      <w:pPr>
        <w:numPr>
          <w:ilvl w:val="0"/>
          <w:numId w:val="27"/>
        </w:numPr>
        <w:shd w:val="clear" w:color="auto" w:fill="FFFFFF"/>
        <w:spacing w:after="0"/>
        <w:ind w:left="1125"/>
        <w:textAlignment w:val="baseline"/>
        <w:divId w:val="34890530"/>
        <w:rPr>
          <w:rFonts w:ascii="inherit" w:hAnsi="inherit"/>
          <w:color w:val="00B050"/>
          <w:sz w:val="27"/>
          <w:szCs w:val="27"/>
        </w:rPr>
      </w:pPr>
      <w:r w:rsidRPr="00681817">
        <w:rPr>
          <w:rFonts w:ascii="inherit" w:hAnsi="inherit"/>
          <w:color w:val="00B050"/>
          <w:sz w:val="27"/>
          <w:szCs w:val="27"/>
        </w:rPr>
        <w:t>Supports HTTP/2 with HTTPS listeners</w:t>
      </w:r>
    </w:p>
    <w:p w14:paraId="0E94322E"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128 requests can be sent in parallel using one HTTP/2 connection.</w:t>
      </w:r>
    </w:p>
    <w:p w14:paraId="6655C841"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ALB converts these to individual HTTP/1.1 requests and distributes them across the healthy targets in the target group using the round robin routing algorithm.</w:t>
      </w:r>
    </w:p>
    <w:p w14:paraId="03F052A3"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HTTP/2 uses front-end connections more efficiently resulting in fewer connections between clients and the load balancer.</w:t>
      </w:r>
    </w:p>
    <w:p w14:paraId="359EF5B5"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Server-push feature of HTTP/2 is not supported</w:t>
      </w:r>
    </w:p>
    <w:p w14:paraId="2E44E6F7" w14:textId="77777777" w:rsidR="00B36083" w:rsidRPr="00681817" w:rsidRDefault="00B36083" w:rsidP="00B36083">
      <w:pPr>
        <w:numPr>
          <w:ilvl w:val="0"/>
          <w:numId w:val="27"/>
        </w:numPr>
        <w:shd w:val="clear" w:color="auto" w:fill="FFFFFF"/>
        <w:spacing w:after="0"/>
        <w:ind w:left="1125"/>
        <w:textAlignment w:val="baseline"/>
        <w:divId w:val="34890530"/>
        <w:rPr>
          <w:rFonts w:ascii="inherit" w:hAnsi="inherit"/>
          <w:color w:val="00B050"/>
          <w:sz w:val="27"/>
          <w:szCs w:val="27"/>
        </w:rPr>
      </w:pPr>
      <w:r w:rsidRPr="00681817">
        <w:rPr>
          <w:rFonts w:ascii="inherit" w:hAnsi="inherit"/>
          <w:color w:val="00B050"/>
          <w:sz w:val="27"/>
          <w:szCs w:val="27"/>
        </w:rPr>
        <w:t>Each listener has a default rule, and can optionally define additional rules.</w:t>
      </w:r>
    </w:p>
    <w:p w14:paraId="245D4CC7" w14:textId="77777777" w:rsidR="00B36083" w:rsidRDefault="00B36083" w:rsidP="00B36083">
      <w:pPr>
        <w:numPr>
          <w:ilvl w:val="0"/>
          <w:numId w:val="27"/>
        </w:numPr>
        <w:shd w:val="clear" w:color="auto" w:fill="FFFFFF"/>
        <w:spacing w:after="0"/>
        <w:ind w:left="1125"/>
        <w:textAlignment w:val="baseline"/>
        <w:divId w:val="34890530"/>
        <w:rPr>
          <w:rFonts w:ascii="inherit" w:hAnsi="inherit"/>
          <w:color w:val="666666"/>
          <w:sz w:val="27"/>
          <w:szCs w:val="27"/>
        </w:rPr>
      </w:pPr>
      <w:r w:rsidRPr="00681817">
        <w:rPr>
          <w:rFonts w:ascii="inherit" w:hAnsi="inherit"/>
          <w:color w:val="00B050"/>
          <w:sz w:val="27"/>
          <w:szCs w:val="27"/>
        </w:rPr>
        <w:t>Each rule consists of a priority, action, optional host condition, and optional path condition</w:t>
      </w:r>
      <w:r>
        <w:rPr>
          <w:rFonts w:ascii="inherit" w:hAnsi="inherit"/>
          <w:color w:val="666666"/>
          <w:sz w:val="27"/>
          <w:szCs w:val="27"/>
        </w:rPr>
        <w:t>.</w:t>
      </w:r>
    </w:p>
    <w:p w14:paraId="2A5726DE"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b/>
          <w:bCs/>
          <w:color w:val="00B050"/>
          <w:sz w:val="27"/>
          <w:szCs w:val="27"/>
        </w:rPr>
        <w:t>Priority</w:t>
      </w:r>
      <w:r w:rsidRPr="00681817">
        <w:rPr>
          <w:rFonts w:ascii="inherit" w:hAnsi="inherit"/>
          <w:color w:val="00B050"/>
          <w:sz w:val="27"/>
          <w:szCs w:val="27"/>
        </w:rPr>
        <w:t xml:space="preserve"> – Rules are evaluated in priority order, from the lowest value to the highest value. The default rule has lowest priority</w:t>
      </w:r>
    </w:p>
    <w:p w14:paraId="6C7ACB71"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b/>
          <w:bCs/>
          <w:color w:val="00B050"/>
          <w:sz w:val="27"/>
          <w:szCs w:val="27"/>
        </w:rPr>
        <w:t>Action</w:t>
      </w:r>
      <w:r w:rsidRPr="00681817">
        <w:rPr>
          <w:rFonts w:ascii="inherit" w:hAnsi="inherit"/>
          <w:color w:val="00B050"/>
          <w:sz w:val="27"/>
          <w:szCs w:val="27"/>
        </w:rPr>
        <w:t xml:space="preserve"> – Each rule action has a type and a target group. Currently, the only supported type is forward, which forwards requests to the target group. You can change the target group for a rule at any time.</w:t>
      </w:r>
    </w:p>
    <w:p w14:paraId="3DDBA21D"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b/>
          <w:bCs/>
          <w:color w:val="00B050"/>
          <w:sz w:val="27"/>
          <w:szCs w:val="27"/>
        </w:rPr>
        <w:t>Condition</w:t>
      </w:r>
      <w:r w:rsidRPr="00681817">
        <w:rPr>
          <w:rFonts w:ascii="inherit" w:hAnsi="inherit"/>
          <w:color w:val="00B050"/>
          <w:sz w:val="27"/>
          <w:szCs w:val="27"/>
        </w:rPr>
        <w:t xml:space="preserve"> – There are two types of rule conditions: host and path. When the conditions for a rule are met, then its action is taken</w:t>
      </w:r>
    </w:p>
    <w:p w14:paraId="2DE71A50" w14:textId="77777777" w:rsidR="00B36083" w:rsidRPr="00681817" w:rsidRDefault="00B36083" w:rsidP="00B36083">
      <w:pPr>
        <w:numPr>
          <w:ilvl w:val="0"/>
          <w:numId w:val="27"/>
        </w:numPr>
        <w:shd w:val="clear" w:color="auto" w:fill="FFFFFF"/>
        <w:spacing w:after="0"/>
        <w:ind w:left="1125"/>
        <w:textAlignment w:val="baseline"/>
        <w:divId w:val="34890530"/>
        <w:rPr>
          <w:rFonts w:ascii="inherit" w:hAnsi="inherit"/>
          <w:color w:val="00B050"/>
          <w:sz w:val="27"/>
          <w:szCs w:val="27"/>
        </w:rPr>
      </w:pPr>
      <w:r w:rsidRPr="00681817">
        <w:rPr>
          <w:rStyle w:val="Strong"/>
          <w:rFonts w:ascii="inherit" w:hAnsi="inherit"/>
          <w:color w:val="00B050"/>
          <w:sz w:val="27"/>
          <w:szCs w:val="27"/>
          <w:bdr w:val="none" w:sz="0" w:space="0" w:color="auto" w:frame="1"/>
        </w:rPr>
        <w:t>Host Condition or Host-based routing</w:t>
      </w:r>
    </w:p>
    <w:p w14:paraId="15E9387F"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Host conditions can be used to define rules that forward requests to different target groups based on the host name in the host header</w:t>
      </w:r>
    </w:p>
    <w:p w14:paraId="2F2913EA"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This enables support for multiple domains using a single ALB </w:t>
      </w:r>
      <w:r w:rsidRPr="00681817">
        <w:rPr>
          <w:rStyle w:val="Emphasis"/>
          <w:rFonts w:ascii="inherit" w:hAnsi="inherit"/>
          <w:color w:val="00B050"/>
          <w:sz w:val="27"/>
          <w:szCs w:val="27"/>
          <w:bdr w:val="none" w:sz="0" w:space="0" w:color="auto" w:frame="1"/>
        </w:rPr>
        <w:t>for e.g. orders.example.com, images.example.com, registration.example.com</w:t>
      </w:r>
    </w:p>
    <w:p w14:paraId="55EDBF30" w14:textId="77777777" w:rsidR="00B36083" w:rsidRDefault="00B36083" w:rsidP="00B36083">
      <w:pPr>
        <w:numPr>
          <w:ilvl w:val="1"/>
          <w:numId w:val="27"/>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Each host condition has one hostname. If the hostname in</w:t>
      </w:r>
    </w:p>
    <w:p w14:paraId="1CCC83B5" w14:textId="77777777" w:rsidR="00B36083" w:rsidRPr="00681817" w:rsidRDefault="00B36083" w:rsidP="00B36083">
      <w:pPr>
        <w:numPr>
          <w:ilvl w:val="0"/>
          <w:numId w:val="27"/>
        </w:numPr>
        <w:shd w:val="clear" w:color="auto" w:fill="FFFFFF"/>
        <w:spacing w:after="0"/>
        <w:ind w:left="1125"/>
        <w:textAlignment w:val="baseline"/>
        <w:divId w:val="34890530"/>
        <w:rPr>
          <w:rFonts w:ascii="inherit" w:hAnsi="inherit"/>
          <w:color w:val="00B050"/>
          <w:sz w:val="27"/>
          <w:szCs w:val="27"/>
        </w:rPr>
      </w:pPr>
      <w:r w:rsidRPr="00681817">
        <w:rPr>
          <w:rStyle w:val="Strong"/>
          <w:rFonts w:ascii="inherit" w:hAnsi="inherit"/>
          <w:color w:val="00B050"/>
          <w:sz w:val="27"/>
          <w:szCs w:val="27"/>
          <w:bdr w:val="none" w:sz="0" w:space="0" w:color="auto" w:frame="1"/>
        </w:rPr>
        <w:t>Path Condition or path-based routing</w:t>
      </w:r>
    </w:p>
    <w:p w14:paraId="6CE5867A"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Path conditions can be used to define rules that forward requests to different target groups based on the URL in the request</w:t>
      </w:r>
    </w:p>
    <w:p w14:paraId="3C64DA5A"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Each path condition has one path pattern </w:t>
      </w:r>
      <w:r w:rsidRPr="00681817">
        <w:rPr>
          <w:rStyle w:val="Emphasis"/>
          <w:rFonts w:ascii="inherit" w:hAnsi="inherit"/>
          <w:color w:val="00B050"/>
          <w:sz w:val="27"/>
          <w:szCs w:val="27"/>
          <w:bdr w:val="none" w:sz="0" w:space="0" w:color="auto" w:frame="1"/>
        </w:rPr>
        <w:t>for e.g. example.com/orders, example.com/images, example.com/registration</w:t>
      </w:r>
    </w:p>
    <w:p w14:paraId="0419750F" w14:textId="77777777" w:rsidR="00B36083" w:rsidRPr="00681817" w:rsidRDefault="00B36083" w:rsidP="00B36083">
      <w:pPr>
        <w:numPr>
          <w:ilvl w:val="1"/>
          <w:numId w:val="27"/>
        </w:numPr>
        <w:shd w:val="clear" w:color="auto" w:fill="FFFFFF"/>
        <w:spacing w:after="0"/>
        <w:ind w:left="2250"/>
        <w:textAlignment w:val="baseline"/>
        <w:divId w:val="34890530"/>
        <w:rPr>
          <w:rFonts w:ascii="inherit" w:hAnsi="inherit"/>
          <w:color w:val="00B050"/>
          <w:sz w:val="27"/>
          <w:szCs w:val="27"/>
        </w:rPr>
      </w:pPr>
      <w:r w:rsidRPr="00681817">
        <w:rPr>
          <w:rFonts w:ascii="inherit" w:hAnsi="inherit"/>
          <w:color w:val="00B050"/>
          <w:sz w:val="27"/>
          <w:szCs w:val="27"/>
        </w:rPr>
        <w:t>If the URL in a request matches the path pattern in a listener rule exactly, the request is routed using that rule.</w:t>
      </w:r>
    </w:p>
    <w:p w14:paraId="00E18C12" w14:textId="77777777" w:rsidR="000F5C96" w:rsidRDefault="000F5C96">
      <w:pPr>
        <w:pStyle w:val="Heading2"/>
        <w:shd w:val="clear" w:color="auto" w:fill="FFFFFF"/>
        <w:spacing w:before="0"/>
        <w:textAlignment w:val="baseline"/>
        <w:divId w:val="34890530"/>
        <w:rPr>
          <w:rFonts w:ascii="inherit" w:hAnsi="inherit"/>
          <w:b w:val="0"/>
          <w:bCs w:val="0"/>
          <w:color w:val="666666"/>
          <w:sz w:val="42"/>
          <w:szCs w:val="42"/>
          <w:bdr w:val="none" w:sz="0" w:space="0" w:color="auto" w:frame="1"/>
        </w:rPr>
      </w:pPr>
    </w:p>
    <w:p w14:paraId="23BEDA04" w14:textId="77777777" w:rsidR="000F5C96" w:rsidRPr="00591548" w:rsidRDefault="000F5C96" w:rsidP="000F5C96">
      <w:pPr>
        <w:divId w:val="34890530"/>
        <w:rPr>
          <w:rFonts w:ascii="inherit" w:eastAsiaTheme="majorEastAsia" w:hAnsi="inherit" w:cstheme="majorBidi"/>
          <w:color w:val="666666"/>
          <w:sz w:val="42"/>
          <w:szCs w:val="42"/>
          <w:bdr w:val="none" w:sz="0" w:space="0" w:color="auto" w:frame="1"/>
        </w:rPr>
      </w:pPr>
      <w:r w:rsidRPr="00591548">
        <w:rPr>
          <w:rFonts w:ascii="inherit" w:eastAsiaTheme="majorEastAsia" w:hAnsi="inherit" w:cstheme="majorBidi"/>
          <w:color w:val="666666"/>
          <w:sz w:val="42"/>
          <w:szCs w:val="42"/>
          <w:bdr w:val="none" w:sz="0" w:space="0" w:color="auto" w:frame="1"/>
        </w:rPr>
        <w:t>SSL</w:t>
      </w:r>
      <w:r>
        <w:rPr>
          <w:rFonts w:ascii="inherit" w:eastAsiaTheme="majorEastAsia" w:hAnsi="inherit" w:cstheme="majorBidi"/>
          <w:color w:val="666666"/>
          <w:sz w:val="42"/>
          <w:szCs w:val="42"/>
          <w:bdr w:val="none" w:sz="0" w:space="0" w:color="auto" w:frame="1"/>
        </w:rPr>
        <w:t>/TLS</w:t>
      </w:r>
      <w:r w:rsidRPr="00591548">
        <w:rPr>
          <w:rFonts w:ascii="inherit" w:eastAsiaTheme="majorEastAsia" w:hAnsi="inherit" w:cstheme="majorBidi"/>
          <w:color w:val="666666"/>
          <w:sz w:val="42"/>
          <w:szCs w:val="42"/>
          <w:bdr w:val="none" w:sz="0" w:space="0" w:color="auto" w:frame="1"/>
        </w:rPr>
        <w:t xml:space="preserve"> Termination</w:t>
      </w:r>
    </w:p>
    <w:p w14:paraId="641F4F66" w14:textId="3C04FFE3" w:rsidR="000F5C96" w:rsidRDefault="000F5C96">
      <w:pPr>
        <w:pStyle w:val="Heading2"/>
        <w:shd w:val="clear" w:color="auto" w:fill="FFFFFF"/>
        <w:spacing w:before="0"/>
        <w:textAlignment w:val="baseline"/>
        <w:divId w:val="34890530"/>
        <w:rPr>
          <w:rFonts w:ascii="inherit" w:hAnsi="inherit"/>
          <w:b w:val="0"/>
          <w:bCs w:val="0"/>
          <w:color w:val="666666"/>
          <w:sz w:val="42"/>
          <w:szCs w:val="42"/>
          <w:bdr w:val="none" w:sz="0" w:space="0" w:color="auto" w:frame="1"/>
        </w:rPr>
      </w:pPr>
      <w:r>
        <w:rPr>
          <w:noProof/>
        </w:rPr>
        <w:drawing>
          <wp:inline distT="0" distB="0" distL="0" distR="0" wp14:anchorId="26D98161" wp14:editId="01453EE2">
            <wp:extent cx="11220450" cy="57816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11220450" cy="5781675"/>
                    </a:xfrm>
                    <a:prstGeom prst="rect">
                      <a:avLst/>
                    </a:prstGeom>
                  </pic:spPr>
                </pic:pic>
              </a:graphicData>
            </a:graphic>
          </wp:inline>
        </w:drawing>
      </w:r>
    </w:p>
    <w:p w14:paraId="4DBD13F5" w14:textId="77777777" w:rsidR="000F5C96" w:rsidRDefault="000F5C96">
      <w:pPr>
        <w:pStyle w:val="Heading2"/>
        <w:shd w:val="clear" w:color="auto" w:fill="FFFFFF"/>
        <w:spacing w:before="0"/>
        <w:textAlignment w:val="baseline"/>
        <w:divId w:val="34890530"/>
        <w:rPr>
          <w:rFonts w:ascii="inherit" w:hAnsi="inherit"/>
          <w:b w:val="0"/>
          <w:bCs w:val="0"/>
          <w:color w:val="666666"/>
          <w:sz w:val="42"/>
          <w:szCs w:val="42"/>
          <w:bdr w:val="none" w:sz="0" w:space="0" w:color="auto" w:frame="1"/>
        </w:rPr>
      </w:pPr>
    </w:p>
    <w:p w14:paraId="5FAC6311" w14:textId="2035DF1D" w:rsidR="00B36083" w:rsidRDefault="00B36083">
      <w:pPr>
        <w:pStyle w:val="Heading2"/>
        <w:shd w:val="clear" w:color="auto" w:fill="FFFFFF"/>
        <w:spacing w:before="0"/>
        <w:textAlignment w:val="baseline"/>
        <w:divId w:val="34890530"/>
        <w:rPr>
          <w:rFonts w:ascii="Georgia" w:hAnsi="Georgia"/>
          <w:b w:val="0"/>
          <w:bCs w:val="0"/>
          <w:color w:val="666666"/>
          <w:sz w:val="42"/>
          <w:szCs w:val="42"/>
        </w:rPr>
      </w:pPr>
      <w:r>
        <w:rPr>
          <w:rFonts w:ascii="inherit" w:hAnsi="inherit"/>
          <w:b w:val="0"/>
          <w:bCs w:val="0"/>
          <w:color w:val="666666"/>
          <w:sz w:val="42"/>
          <w:szCs w:val="42"/>
          <w:bdr w:val="none" w:sz="0" w:space="0" w:color="auto" w:frame="1"/>
        </w:rPr>
        <w:t>Advantages over Classic Load Balancer</w:t>
      </w:r>
    </w:p>
    <w:p w14:paraId="736159DD" w14:textId="77777777" w:rsidR="00B36083" w:rsidRPr="00681817"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w:t>
      </w:r>
      <w:r w:rsidRPr="00681817">
        <w:rPr>
          <w:rStyle w:val="Strong"/>
          <w:rFonts w:ascii="inherit" w:hAnsi="inherit"/>
          <w:color w:val="00B050"/>
          <w:sz w:val="27"/>
          <w:szCs w:val="27"/>
          <w:bdr w:val="none" w:sz="0" w:space="0" w:color="auto" w:frame="1"/>
        </w:rPr>
        <w:t>path-based routing</w:t>
      </w:r>
      <w:r w:rsidRPr="00681817">
        <w:rPr>
          <w:rFonts w:ascii="inherit" w:hAnsi="inherit"/>
          <w:color w:val="00B050"/>
          <w:sz w:val="27"/>
          <w:szCs w:val="27"/>
        </w:rPr>
        <w:t>, where rules can be configured for the listener to forward requests based on content of the URL</w:t>
      </w:r>
    </w:p>
    <w:p w14:paraId="78C1798E" w14:textId="77777777" w:rsidR="00B36083" w:rsidRPr="00681817"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w:t>
      </w:r>
      <w:r w:rsidRPr="00681817">
        <w:rPr>
          <w:rStyle w:val="Strong"/>
          <w:rFonts w:ascii="inherit" w:hAnsi="inherit"/>
          <w:color w:val="00B050"/>
          <w:sz w:val="27"/>
          <w:szCs w:val="27"/>
          <w:bdr w:val="none" w:sz="0" w:space="0" w:color="auto" w:frame="1"/>
        </w:rPr>
        <w:t>host-based routing</w:t>
      </w:r>
      <w:r w:rsidRPr="00681817">
        <w:rPr>
          <w:rFonts w:ascii="inherit" w:hAnsi="inherit"/>
          <w:color w:val="00B050"/>
          <w:sz w:val="27"/>
          <w:szCs w:val="27"/>
        </w:rPr>
        <w:t>, where rules can be configured for the listener to forward requests based on the host field in the HTTP header.</w:t>
      </w:r>
    </w:p>
    <w:p w14:paraId="3161299C" w14:textId="77777777" w:rsidR="00B36083" w:rsidRPr="00681817" w:rsidRDefault="00B36083" w:rsidP="00B36083">
      <w:pPr>
        <w:numPr>
          <w:ilvl w:val="0"/>
          <w:numId w:val="28"/>
        </w:numPr>
        <w:shd w:val="clear" w:color="auto" w:fill="FFFFFF"/>
        <w:spacing w:after="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w:t>
      </w:r>
      <w:r w:rsidRPr="00681817">
        <w:rPr>
          <w:rStyle w:val="Strong"/>
          <w:rFonts w:ascii="inherit" w:hAnsi="inherit"/>
          <w:color w:val="00B050"/>
          <w:sz w:val="27"/>
          <w:szCs w:val="27"/>
          <w:bdr w:val="none" w:sz="0" w:space="0" w:color="auto" w:frame="1"/>
        </w:rPr>
        <w:t>routing based on fields in the request</w:t>
      </w:r>
      <w:r w:rsidRPr="00681817">
        <w:rPr>
          <w:rFonts w:ascii="inherit" w:hAnsi="inherit"/>
          <w:color w:val="00B050"/>
          <w:sz w:val="27"/>
          <w:szCs w:val="27"/>
        </w:rPr>
        <w:t>, such as standard and custom HTTP headers and methods, query parameters, and source IP address</w:t>
      </w:r>
    </w:p>
    <w:p w14:paraId="7786043C" w14:textId="77777777" w:rsidR="00B36083" w:rsidRPr="00681817"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routing requests to multiple applications on a single EC2 instance. Each instance or IP address can be registered with the same target group using multiple ports</w:t>
      </w:r>
    </w:p>
    <w:p w14:paraId="6B5D6556" w14:textId="77777777" w:rsidR="00B36083" w:rsidRPr="00681817"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w:t>
      </w:r>
      <w:r w:rsidRPr="00681817">
        <w:rPr>
          <w:rStyle w:val="Strong"/>
          <w:rFonts w:ascii="inherit" w:hAnsi="inherit"/>
          <w:color w:val="00B050"/>
          <w:sz w:val="27"/>
          <w:szCs w:val="27"/>
          <w:bdr w:val="none" w:sz="0" w:space="0" w:color="auto" w:frame="1"/>
        </w:rPr>
        <w:t>registering targets by IP address</w:t>
      </w:r>
      <w:r w:rsidRPr="00681817">
        <w:rPr>
          <w:rFonts w:ascii="inherit" w:hAnsi="inherit"/>
          <w:color w:val="00B050"/>
          <w:sz w:val="27"/>
          <w:szCs w:val="27"/>
        </w:rPr>
        <w:t>, including targets outside the VPC for the load balancer.</w:t>
      </w:r>
    </w:p>
    <w:p w14:paraId="790571AD" w14:textId="77777777" w:rsidR="00B36083" w:rsidRPr="00681817"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w:t>
      </w:r>
      <w:r w:rsidRPr="00681817">
        <w:rPr>
          <w:rStyle w:val="Strong"/>
          <w:rFonts w:ascii="inherit" w:hAnsi="inherit"/>
          <w:color w:val="00B050"/>
          <w:sz w:val="27"/>
          <w:szCs w:val="27"/>
          <w:bdr w:val="none" w:sz="0" w:space="0" w:color="auto" w:frame="1"/>
        </w:rPr>
        <w:t>redirecting requests</w:t>
      </w:r>
      <w:r w:rsidRPr="00681817">
        <w:rPr>
          <w:rFonts w:ascii="inherit" w:hAnsi="inherit"/>
          <w:color w:val="00B050"/>
          <w:sz w:val="27"/>
          <w:szCs w:val="27"/>
        </w:rPr>
        <w:t> from one URL to another.</w:t>
      </w:r>
    </w:p>
    <w:p w14:paraId="60E6E72B" w14:textId="77777777" w:rsidR="00B36083" w:rsidRPr="00681817"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w:t>
      </w:r>
      <w:r w:rsidRPr="00681817">
        <w:rPr>
          <w:rStyle w:val="Strong"/>
          <w:rFonts w:ascii="inherit" w:hAnsi="inherit"/>
          <w:color w:val="00B050"/>
          <w:sz w:val="27"/>
          <w:szCs w:val="27"/>
          <w:bdr w:val="none" w:sz="0" w:space="0" w:color="auto" w:frame="1"/>
        </w:rPr>
        <w:t>returning a custom HTTP response</w:t>
      </w:r>
      <w:r w:rsidRPr="00681817">
        <w:rPr>
          <w:rFonts w:ascii="inherit" w:hAnsi="inherit"/>
          <w:color w:val="00B050"/>
          <w:sz w:val="27"/>
          <w:szCs w:val="27"/>
        </w:rPr>
        <w:t>.</w:t>
      </w:r>
    </w:p>
    <w:p w14:paraId="153F3710" w14:textId="77777777" w:rsidR="00B36083" w:rsidRPr="00681817"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w:t>
      </w:r>
      <w:r w:rsidRPr="00681817">
        <w:rPr>
          <w:rStyle w:val="Strong"/>
          <w:rFonts w:ascii="inherit" w:hAnsi="inherit"/>
          <w:color w:val="00B050"/>
          <w:sz w:val="27"/>
          <w:szCs w:val="27"/>
          <w:bdr w:val="none" w:sz="0" w:space="0" w:color="auto" w:frame="1"/>
        </w:rPr>
        <w:t>registering Lambda functions</w:t>
      </w:r>
      <w:r w:rsidRPr="00681817">
        <w:rPr>
          <w:rFonts w:ascii="inherit" w:hAnsi="inherit"/>
          <w:color w:val="00B050"/>
          <w:sz w:val="27"/>
          <w:szCs w:val="27"/>
        </w:rPr>
        <w:t> as targets.</w:t>
      </w:r>
    </w:p>
    <w:p w14:paraId="35301D81" w14:textId="77777777" w:rsidR="00B36083" w:rsidRPr="00681817" w:rsidRDefault="00B36083" w:rsidP="00B36083">
      <w:pPr>
        <w:numPr>
          <w:ilvl w:val="0"/>
          <w:numId w:val="28"/>
        </w:numPr>
        <w:shd w:val="clear" w:color="auto" w:fill="FFFFFF"/>
        <w:spacing w:after="0"/>
        <w:ind w:left="1125"/>
        <w:textAlignment w:val="baseline"/>
        <w:divId w:val="1951618228"/>
        <w:rPr>
          <w:rFonts w:ascii="inherit" w:hAnsi="inherit"/>
          <w:color w:val="00B050"/>
          <w:sz w:val="27"/>
          <w:szCs w:val="27"/>
        </w:rPr>
      </w:pPr>
      <w:r w:rsidRPr="00681817">
        <w:rPr>
          <w:rFonts w:ascii="inherit" w:hAnsi="inherit"/>
          <w:color w:val="00B050"/>
          <w:sz w:val="27"/>
          <w:szCs w:val="27"/>
        </w:rPr>
        <w:t>Support for the load balancer to authenticate users of the applications through their corporate or social identities before routing requests.</w:t>
      </w:r>
    </w:p>
    <w:p w14:paraId="11E8BCA7" w14:textId="77777777" w:rsidR="00B36083" w:rsidRPr="00681817"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00B050"/>
          <w:sz w:val="27"/>
          <w:szCs w:val="27"/>
        </w:rPr>
      </w:pPr>
      <w:r w:rsidRPr="00681817">
        <w:rPr>
          <w:rFonts w:ascii="inherit" w:hAnsi="inherit"/>
          <w:color w:val="00B050"/>
          <w:sz w:val="27"/>
          <w:szCs w:val="27"/>
        </w:rPr>
        <w:t>Support </w:t>
      </w:r>
      <w:r w:rsidRPr="00681817">
        <w:rPr>
          <w:rStyle w:val="Strong"/>
          <w:rFonts w:ascii="inherit" w:hAnsi="inherit"/>
          <w:color w:val="00B050"/>
          <w:sz w:val="27"/>
          <w:szCs w:val="27"/>
          <w:bdr w:val="none" w:sz="0" w:space="0" w:color="auto" w:frame="1"/>
        </w:rPr>
        <w:t>containerized</w:t>
      </w:r>
      <w:r w:rsidRPr="00681817">
        <w:rPr>
          <w:rFonts w:ascii="inherit" w:hAnsi="inherit"/>
          <w:color w:val="00B050"/>
          <w:sz w:val="27"/>
          <w:szCs w:val="27"/>
        </w:rPr>
        <w:t> applications with ECS using Dynamic port mapping</w:t>
      </w:r>
    </w:p>
    <w:p w14:paraId="2899FD87" w14:textId="77777777" w:rsidR="00B36083"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666666"/>
          <w:sz w:val="27"/>
          <w:szCs w:val="27"/>
        </w:rPr>
      </w:pPr>
      <w:r>
        <w:rPr>
          <w:rFonts w:ascii="inherit" w:hAnsi="inherit"/>
          <w:color w:val="666666"/>
          <w:sz w:val="27"/>
          <w:szCs w:val="27"/>
        </w:rPr>
        <w:t>Support monitoring the health of each service independently, as health checks and many CloudWatch metrics are defined at the target group level</w:t>
      </w:r>
    </w:p>
    <w:p w14:paraId="369FF9FD" w14:textId="77777777" w:rsidR="00B36083"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666666"/>
          <w:sz w:val="27"/>
          <w:szCs w:val="27"/>
        </w:rPr>
      </w:pPr>
      <w:r w:rsidRPr="006B0ADA">
        <w:rPr>
          <w:rFonts w:ascii="inherit" w:hAnsi="inherit"/>
          <w:color w:val="00B050"/>
          <w:sz w:val="27"/>
          <w:szCs w:val="27"/>
        </w:rPr>
        <w:t>Attaching of target group to an Auto Scaling group enables scaling of each service dynamically based on demand</w:t>
      </w:r>
    </w:p>
    <w:p w14:paraId="32461F80" w14:textId="77777777" w:rsidR="00B36083"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666666"/>
          <w:sz w:val="27"/>
          <w:szCs w:val="27"/>
        </w:rPr>
      </w:pPr>
      <w:r>
        <w:rPr>
          <w:rFonts w:ascii="inherit" w:hAnsi="inherit"/>
          <w:color w:val="666666"/>
          <w:sz w:val="27"/>
          <w:szCs w:val="27"/>
        </w:rPr>
        <w:t>Access logs contain additional information &amp; stored in compressed format</w:t>
      </w:r>
    </w:p>
    <w:p w14:paraId="47333B01" w14:textId="77777777" w:rsidR="00B36083" w:rsidRDefault="00B36083" w:rsidP="00B36083">
      <w:pPr>
        <w:pStyle w:val="listitem"/>
        <w:numPr>
          <w:ilvl w:val="0"/>
          <w:numId w:val="28"/>
        </w:numPr>
        <w:shd w:val="clear" w:color="auto" w:fill="FFFFFF"/>
        <w:spacing w:before="0" w:beforeAutospacing="0" w:after="0" w:afterAutospacing="0"/>
        <w:ind w:left="1125"/>
        <w:textAlignment w:val="baseline"/>
        <w:divId w:val="1951618228"/>
        <w:rPr>
          <w:rFonts w:ascii="inherit" w:hAnsi="inherit"/>
          <w:color w:val="666666"/>
          <w:sz w:val="27"/>
          <w:szCs w:val="27"/>
        </w:rPr>
      </w:pPr>
      <w:r>
        <w:rPr>
          <w:rFonts w:ascii="inherit" w:hAnsi="inherit"/>
          <w:color w:val="666666"/>
          <w:sz w:val="27"/>
          <w:szCs w:val="27"/>
        </w:rPr>
        <w:t>Improved load balancer performance.</w:t>
      </w:r>
    </w:p>
    <w:p w14:paraId="136B7679" w14:textId="77777777" w:rsidR="00B36083" w:rsidRDefault="00B36083">
      <w:pPr>
        <w:pStyle w:val="Heading2"/>
        <w:shd w:val="clear" w:color="auto" w:fill="FFFFFF"/>
        <w:spacing w:before="0"/>
        <w:textAlignment w:val="baseline"/>
        <w:divId w:val="34890530"/>
        <w:rPr>
          <w:rFonts w:ascii="Georgia" w:hAnsi="Georgia"/>
          <w:b w:val="0"/>
          <w:bCs w:val="0"/>
          <w:color w:val="666666"/>
          <w:sz w:val="42"/>
          <w:szCs w:val="42"/>
        </w:rPr>
      </w:pPr>
      <w:r>
        <w:rPr>
          <w:rFonts w:ascii="inherit" w:hAnsi="inherit"/>
          <w:b w:val="0"/>
          <w:bCs w:val="0"/>
          <w:color w:val="666666"/>
          <w:sz w:val="42"/>
          <w:szCs w:val="42"/>
          <w:bdr w:val="none" w:sz="0" w:space="0" w:color="auto" w:frame="1"/>
        </w:rPr>
        <w:t>Application Load Balancer Pricing</w:t>
      </w:r>
    </w:p>
    <w:p w14:paraId="1CACC305" w14:textId="77777777" w:rsidR="00B36083" w:rsidRDefault="00B36083" w:rsidP="00B36083">
      <w:pPr>
        <w:numPr>
          <w:ilvl w:val="0"/>
          <w:numId w:val="29"/>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charged for each hour or partial hour that an ALB is running and the number of Load Balancer Capacity Units (LCU) used per hour.</w:t>
      </w:r>
    </w:p>
    <w:p w14:paraId="2AC26019" w14:textId="77777777" w:rsidR="00B36083" w:rsidRDefault="00B36083" w:rsidP="00B36083">
      <w:pPr>
        <w:numPr>
          <w:ilvl w:val="0"/>
          <w:numId w:val="29"/>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An LCU is a new metric for determining ALB pricing</w:t>
      </w:r>
    </w:p>
    <w:p w14:paraId="7DED6B48" w14:textId="77777777" w:rsidR="00B36083" w:rsidRDefault="00B36083" w:rsidP="00B36083">
      <w:pPr>
        <w:numPr>
          <w:ilvl w:val="0"/>
          <w:numId w:val="29"/>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An LCU defines the maximum resource consumed in any one of the dimensions (new connections, active connections, bandwidth and rule evaluations) the Application Load Balancer processes the traffic.</w:t>
      </w:r>
    </w:p>
    <w:p w14:paraId="18399EF2" w14:textId="5A02CF07" w:rsidR="00B36083" w:rsidRDefault="00B36083">
      <w:pPr>
        <w:pStyle w:val="NormalWeb"/>
        <w:shd w:val="clear" w:color="auto" w:fill="FFFFFF"/>
        <w:spacing w:after="405"/>
        <w:textAlignment w:val="baseline"/>
        <w:divId w:val="34890530"/>
        <w:rPr>
          <w:rFonts w:ascii="Georgia" w:hAnsi="Georgia"/>
          <w:color w:val="666666"/>
          <w:sz w:val="27"/>
          <w:szCs w:val="27"/>
        </w:rPr>
      </w:pPr>
    </w:p>
    <w:p w14:paraId="75937211" w14:textId="77777777" w:rsidR="00B36083" w:rsidRDefault="00B36083">
      <w:pPr>
        <w:pStyle w:val="Heading2"/>
        <w:shd w:val="clear" w:color="auto" w:fill="FFFFFF"/>
        <w:spacing w:before="0"/>
        <w:textAlignment w:val="baseline"/>
        <w:divId w:val="34890530"/>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5B676560" w14:textId="77777777" w:rsidR="00537BD2" w:rsidRDefault="00537BD2" w:rsidP="00537BD2">
      <w:pPr>
        <w:shd w:val="clear" w:color="auto" w:fill="FFFFFF"/>
        <w:spacing w:after="0"/>
        <w:ind w:left="1125"/>
        <w:textAlignment w:val="baseline"/>
        <w:divId w:val="34890530"/>
        <w:rPr>
          <w:rFonts w:ascii="inherit" w:hAnsi="inherit"/>
          <w:color w:val="666666"/>
          <w:sz w:val="27"/>
          <w:szCs w:val="27"/>
        </w:rPr>
      </w:pPr>
    </w:p>
    <w:p w14:paraId="62355CFB" w14:textId="6027369F" w:rsidR="00B36083" w:rsidRDefault="00B36083" w:rsidP="00B36083">
      <w:pPr>
        <w:numPr>
          <w:ilvl w:val="0"/>
          <w:numId w:val="31"/>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You are designing an application which requires websockets support, to exchange real-time messages with end-users without the end users having to request (or poll) the server for an update? Which ELB option should you choose?</w:t>
      </w:r>
    </w:p>
    <w:p w14:paraId="343CF408"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Use Application Load Balancer and enable comet support</w:t>
      </w:r>
    </w:p>
    <w:p w14:paraId="216AB17F"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Use Classic Load Balancer which supports WebSockets</w:t>
      </w:r>
    </w:p>
    <w:p w14:paraId="15281FC5"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Style w:val="Strong"/>
          <w:rFonts w:ascii="inherit" w:hAnsi="inherit"/>
          <w:color w:val="666666"/>
          <w:sz w:val="27"/>
          <w:szCs w:val="27"/>
          <w:bdr w:val="none" w:sz="0" w:space="0" w:color="auto" w:frame="1"/>
        </w:rPr>
        <w:t>Use Application Load Balancer which supports WebSockets</w:t>
      </w:r>
    </w:p>
    <w:p w14:paraId="3F5778BF"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Use Classic Load Balancer and enable comet support</w:t>
      </w:r>
    </w:p>
    <w:p w14:paraId="19C0095C" w14:textId="77777777" w:rsidR="00B36083" w:rsidRDefault="00B36083" w:rsidP="00B36083">
      <w:pPr>
        <w:numPr>
          <w:ilvl w:val="0"/>
          <w:numId w:val="31"/>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Which of the following Internet protocols does an AWS Application Load Balancer Support? Choose 2 answers</w:t>
      </w:r>
      <w:r>
        <w:rPr>
          <w:rFonts w:ascii="inherit" w:hAnsi="inherit"/>
          <w:color w:val="666666"/>
          <w:sz w:val="27"/>
          <w:szCs w:val="27"/>
        </w:rPr>
        <w:br/>
        <w:t>A. ICMP</w:t>
      </w:r>
      <w:r>
        <w:rPr>
          <w:rFonts w:ascii="inherit" w:hAnsi="inherit"/>
          <w:color w:val="666666"/>
          <w:sz w:val="27"/>
          <w:szCs w:val="27"/>
        </w:rPr>
        <w:br/>
        <w:t>B. UDP</w:t>
      </w:r>
      <w:r>
        <w:rPr>
          <w:rFonts w:ascii="inherit" w:hAnsi="inherit"/>
          <w:color w:val="666666"/>
          <w:sz w:val="27"/>
          <w:szCs w:val="27"/>
        </w:rPr>
        <w:br/>
        <w:t>C. </w:t>
      </w:r>
      <w:r>
        <w:rPr>
          <w:rStyle w:val="Strong"/>
          <w:rFonts w:ascii="inherit" w:hAnsi="inherit"/>
          <w:color w:val="666666"/>
          <w:sz w:val="27"/>
          <w:szCs w:val="27"/>
          <w:bdr w:val="none" w:sz="0" w:space="0" w:color="auto" w:frame="1"/>
        </w:rPr>
        <w:t>HTTP</w:t>
      </w:r>
      <w:r>
        <w:rPr>
          <w:rFonts w:ascii="inherit" w:hAnsi="inherit"/>
          <w:color w:val="666666"/>
          <w:sz w:val="27"/>
          <w:szCs w:val="27"/>
        </w:rPr>
        <w:br/>
        <w:t>D. SNTP</w:t>
      </w:r>
      <w:r>
        <w:rPr>
          <w:rFonts w:ascii="inherit" w:hAnsi="inherit"/>
          <w:color w:val="666666"/>
          <w:sz w:val="27"/>
          <w:szCs w:val="27"/>
        </w:rPr>
        <w:br/>
        <w:t>E. </w:t>
      </w:r>
      <w:r>
        <w:rPr>
          <w:rStyle w:val="Strong"/>
          <w:rFonts w:ascii="inherit" w:hAnsi="inherit"/>
          <w:color w:val="666666"/>
          <w:sz w:val="27"/>
          <w:szCs w:val="27"/>
          <w:bdr w:val="none" w:sz="0" w:space="0" w:color="auto" w:frame="1"/>
        </w:rPr>
        <w:t>Websocket</w:t>
      </w:r>
    </w:p>
    <w:p w14:paraId="7733DD51" w14:textId="77777777" w:rsidR="00B36083" w:rsidRDefault="00B36083" w:rsidP="00B36083">
      <w:pPr>
        <w:numPr>
          <w:ilvl w:val="0"/>
          <w:numId w:val="31"/>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Your organization has configured an application behind ALB. However, Clients are complaining that they cannot connect to an Internet-facing load balancer. What cannot be the issue?</w:t>
      </w:r>
    </w:p>
    <w:p w14:paraId="1BBE76E5"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Internet-facing load balancer is attached to a private subnet</w:t>
      </w:r>
    </w:p>
    <w:p w14:paraId="74E3FC71"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ALB Security Groups does not allow the traffic</w:t>
      </w:r>
    </w:p>
    <w:p w14:paraId="69585F4D"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Subnet NACLs do not allow the traffic</w:t>
      </w:r>
    </w:p>
    <w:p w14:paraId="7E4D0EAC"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Style w:val="Strong"/>
          <w:rFonts w:ascii="inherit" w:hAnsi="inherit"/>
          <w:color w:val="666666"/>
          <w:sz w:val="27"/>
          <w:szCs w:val="27"/>
          <w:bdr w:val="none" w:sz="0" w:space="0" w:color="auto" w:frame="1"/>
        </w:rPr>
        <w:t>ALB was not assigned an EIP</w:t>
      </w:r>
    </w:p>
    <w:p w14:paraId="6D38C66E" w14:textId="77777777" w:rsidR="00B36083" w:rsidRDefault="00B36083" w:rsidP="00B36083">
      <w:pPr>
        <w:numPr>
          <w:ilvl w:val="0"/>
          <w:numId w:val="31"/>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To protect your ALB from accidental deletion, you should</w:t>
      </w:r>
    </w:p>
    <w:p w14:paraId="3621642B"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enable Multi-Factor Authentication (MFA) protected access</w:t>
      </w:r>
    </w:p>
    <w:p w14:paraId="3A0CA95A"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Style w:val="Strong"/>
          <w:rFonts w:ascii="inherit" w:hAnsi="inherit"/>
          <w:color w:val="666666"/>
          <w:sz w:val="27"/>
          <w:szCs w:val="27"/>
          <w:bdr w:val="none" w:sz="0" w:space="0" w:color="auto" w:frame="1"/>
        </w:rPr>
        <w:t>enable Delete Protection on the ALB</w:t>
      </w:r>
    </w:p>
    <w:p w14:paraId="12C9B279"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enabled Termination Protection on the ALB</w:t>
      </w:r>
    </w:p>
    <w:p w14:paraId="5ED07817"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ALB does not provide any feature to prevent accidental deletion</w:t>
      </w:r>
    </w:p>
    <w:p w14:paraId="7E9BE3AB" w14:textId="77777777" w:rsidR="00B36083" w:rsidRDefault="00B36083" w:rsidP="00B36083">
      <w:pPr>
        <w:numPr>
          <w:ilvl w:val="0"/>
          <w:numId w:val="31"/>
        </w:numPr>
        <w:shd w:val="clear" w:color="auto" w:fill="FFFFFF"/>
        <w:spacing w:after="0"/>
        <w:ind w:left="1125"/>
        <w:textAlignment w:val="baseline"/>
        <w:divId w:val="34890530"/>
        <w:rPr>
          <w:rFonts w:ascii="inherit" w:hAnsi="inherit"/>
          <w:color w:val="666666"/>
          <w:sz w:val="27"/>
          <w:szCs w:val="27"/>
        </w:rPr>
      </w:pPr>
      <w:r>
        <w:rPr>
          <w:rFonts w:ascii="inherit" w:hAnsi="inherit"/>
          <w:color w:val="666666"/>
          <w:sz w:val="27"/>
          <w:szCs w:val="27"/>
        </w:rPr>
        <w:t>Your organization is using ALB for servicing requests. One of the API request is facing consistent performance issues. Upon checking the flow, you find that the request flows through multiple services. How can you track the performance or timing issues in the application stack at the granularity of an individual request?</w:t>
      </w:r>
    </w:p>
    <w:p w14:paraId="3D7A04BE"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Style w:val="Strong"/>
          <w:rFonts w:ascii="inherit" w:hAnsi="inherit"/>
          <w:color w:val="666666"/>
          <w:sz w:val="27"/>
          <w:szCs w:val="27"/>
          <w:bdr w:val="none" w:sz="0" w:space="0" w:color="auto" w:frame="1"/>
        </w:rPr>
        <w:t>Track the request using “X-Amzn-Trace-Id” HTTP header</w:t>
      </w:r>
    </w:p>
    <w:p w14:paraId="0D14BCFA"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Track the request using “X-Amzn-Track-Id” HTTP header</w:t>
      </w:r>
    </w:p>
    <w:p w14:paraId="6FA26F07"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Track the request using “X-Aws-Track-Id” HTTP header</w:t>
      </w:r>
    </w:p>
    <w:p w14:paraId="458A3FD3" w14:textId="77777777" w:rsidR="00B36083" w:rsidRDefault="00B36083" w:rsidP="00B36083">
      <w:pPr>
        <w:numPr>
          <w:ilvl w:val="1"/>
          <w:numId w:val="31"/>
        </w:numPr>
        <w:shd w:val="clear" w:color="auto" w:fill="FFFFFF"/>
        <w:spacing w:after="0"/>
        <w:ind w:left="2250"/>
        <w:textAlignment w:val="baseline"/>
        <w:divId w:val="34890530"/>
        <w:rPr>
          <w:rFonts w:ascii="inherit" w:hAnsi="inherit"/>
          <w:color w:val="666666"/>
          <w:sz w:val="27"/>
          <w:szCs w:val="27"/>
        </w:rPr>
      </w:pPr>
      <w:r>
        <w:rPr>
          <w:rFonts w:ascii="inherit" w:hAnsi="inherit"/>
          <w:color w:val="666666"/>
          <w:sz w:val="27"/>
          <w:szCs w:val="27"/>
        </w:rPr>
        <w:t>Track the request using “X-Aws-Trace-Id” HTTP header</w:t>
      </w:r>
    </w:p>
    <w:p w14:paraId="5A0095A5" w14:textId="63BF6B39" w:rsidR="00533C6A" w:rsidRDefault="00533C6A">
      <w:pPr>
        <w:pStyle w:val="Heading1"/>
        <w:shd w:val="clear" w:color="auto" w:fill="FFFFFF"/>
        <w:spacing w:before="0"/>
        <w:textAlignment w:val="baseline"/>
        <w:divId w:val="209652402"/>
      </w:pPr>
    </w:p>
    <w:sectPr w:rsidR="00533C6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7953"/>
    <w:multiLevelType w:val="multilevel"/>
    <w:tmpl w:val="5824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3F755A"/>
    <w:multiLevelType w:val="multilevel"/>
    <w:tmpl w:val="B43C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C923BD"/>
    <w:multiLevelType w:val="multilevel"/>
    <w:tmpl w:val="90B26C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84779"/>
    <w:multiLevelType w:val="multilevel"/>
    <w:tmpl w:val="4DD8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6A0010"/>
    <w:multiLevelType w:val="multilevel"/>
    <w:tmpl w:val="4988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48429C"/>
    <w:multiLevelType w:val="multilevel"/>
    <w:tmpl w:val="45EE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6F1864"/>
    <w:multiLevelType w:val="multilevel"/>
    <w:tmpl w:val="E04EA2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D57FDD"/>
    <w:multiLevelType w:val="multilevel"/>
    <w:tmpl w:val="46D8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C5128E"/>
    <w:multiLevelType w:val="multilevel"/>
    <w:tmpl w:val="FF36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ED7BD0"/>
    <w:multiLevelType w:val="multilevel"/>
    <w:tmpl w:val="57F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1664F"/>
    <w:multiLevelType w:val="multilevel"/>
    <w:tmpl w:val="824C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4171B5"/>
    <w:multiLevelType w:val="multilevel"/>
    <w:tmpl w:val="07F6C6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490541"/>
    <w:multiLevelType w:val="multilevel"/>
    <w:tmpl w:val="56D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D22829"/>
    <w:multiLevelType w:val="multilevel"/>
    <w:tmpl w:val="AEE0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376520"/>
    <w:multiLevelType w:val="multilevel"/>
    <w:tmpl w:val="A07C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F6387E"/>
    <w:multiLevelType w:val="multilevel"/>
    <w:tmpl w:val="E172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3C656D"/>
    <w:multiLevelType w:val="multilevel"/>
    <w:tmpl w:val="944C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FC4377"/>
    <w:multiLevelType w:val="multilevel"/>
    <w:tmpl w:val="BFE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A40837"/>
    <w:multiLevelType w:val="multilevel"/>
    <w:tmpl w:val="B190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C1410D"/>
    <w:multiLevelType w:val="multilevel"/>
    <w:tmpl w:val="7DFE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622CE0"/>
    <w:multiLevelType w:val="multilevel"/>
    <w:tmpl w:val="9932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D43992"/>
    <w:multiLevelType w:val="multilevel"/>
    <w:tmpl w:val="9F9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082059"/>
    <w:multiLevelType w:val="multilevel"/>
    <w:tmpl w:val="6B58A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EE1245"/>
    <w:multiLevelType w:val="multilevel"/>
    <w:tmpl w:val="49C68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C04CCD"/>
    <w:multiLevelType w:val="multilevel"/>
    <w:tmpl w:val="179C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E06136"/>
    <w:multiLevelType w:val="multilevel"/>
    <w:tmpl w:val="2F6E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681A3F"/>
    <w:multiLevelType w:val="multilevel"/>
    <w:tmpl w:val="2B9E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EA6695"/>
    <w:multiLevelType w:val="multilevel"/>
    <w:tmpl w:val="3E00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103193"/>
    <w:multiLevelType w:val="multilevel"/>
    <w:tmpl w:val="06EC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900546"/>
    <w:multiLevelType w:val="multilevel"/>
    <w:tmpl w:val="13446C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B945DE"/>
    <w:multiLevelType w:val="multilevel"/>
    <w:tmpl w:val="451CBB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13"/>
  </w:num>
  <w:num w:numId="4">
    <w:abstractNumId w:val="17"/>
  </w:num>
  <w:num w:numId="5">
    <w:abstractNumId w:val="26"/>
  </w:num>
  <w:num w:numId="6">
    <w:abstractNumId w:val="3"/>
  </w:num>
  <w:num w:numId="7">
    <w:abstractNumId w:val="4"/>
  </w:num>
  <w:num w:numId="8">
    <w:abstractNumId w:val="6"/>
  </w:num>
  <w:num w:numId="9">
    <w:abstractNumId w:val="20"/>
  </w:num>
  <w:num w:numId="10">
    <w:abstractNumId w:val="25"/>
  </w:num>
  <w:num w:numId="11">
    <w:abstractNumId w:val="23"/>
  </w:num>
  <w:num w:numId="12">
    <w:abstractNumId w:val="27"/>
  </w:num>
  <w:num w:numId="13">
    <w:abstractNumId w:val="15"/>
  </w:num>
  <w:num w:numId="14">
    <w:abstractNumId w:val="14"/>
  </w:num>
  <w:num w:numId="15">
    <w:abstractNumId w:val="21"/>
  </w:num>
  <w:num w:numId="16">
    <w:abstractNumId w:val="9"/>
  </w:num>
  <w:num w:numId="17">
    <w:abstractNumId w:val="12"/>
  </w:num>
  <w:num w:numId="18">
    <w:abstractNumId w:val="19"/>
  </w:num>
  <w:num w:numId="19">
    <w:abstractNumId w:val="8"/>
  </w:num>
  <w:num w:numId="20">
    <w:abstractNumId w:val="18"/>
  </w:num>
  <w:num w:numId="21">
    <w:abstractNumId w:val="29"/>
  </w:num>
  <w:num w:numId="22">
    <w:abstractNumId w:val="0"/>
  </w:num>
  <w:num w:numId="23">
    <w:abstractNumId w:val="24"/>
  </w:num>
  <w:num w:numId="24">
    <w:abstractNumId w:val="10"/>
  </w:num>
  <w:num w:numId="25">
    <w:abstractNumId w:val="1"/>
  </w:num>
  <w:num w:numId="26">
    <w:abstractNumId w:val="2"/>
  </w:num>
  <w:num w:numId="27">
    <w:abstractNumId w:val="22"/>
  </w:num>
  <w:num w:numId="28">
    <w:abstractNumId w:val="28"/>
  </w:num>
  <w:num w:numId="29">
    <w:abstractNumId w:val="7"/>
  </w:num>
  <w:num w:numId="30">
    <w:abstractNumId w:val="16"/>
  </w:num>
  <w:num w:numId="31">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F5C96"/>
    <w:rsid w:val="00124844"/>
    <w:rsid w:val="001A6D04"/>
    <w:rsid w:val="001C4984"/>
    <w:rsid w:val="00204F0F"/>
    <w:rsid w:val="00230A98"/>
    <w:rsid w:val="0026555F"/>
    <w:rsid w:val="002918E9"/>
    <w:rsid w:val="002B0FA8"/>
    <w:rsid w:val="00385365"/>
    <w:rsid w:val="003E793E"/>
    <w:rsid w:val="00425322"/>
    <w:rsid w:val="00530BAC"/>
    <w:rsid w:val="00533C6A"/>
    <w:rsid w:val="00537BD2"/>
    <w:rsid w:val="00561D0D"/>
    <w:rsid w:val="00565AAD"/>
    <w:rsid w:val="005A59FB"/>
    <w:rsid w:val="005B06DA"/>
    <w:rsid w:val="005C50C6"/>
    <w:rsid w:val="005C79B9"/>
    <w:rsid w:val="005E5D11"/>
    <w:rsid w:val="005F1CF1"/>
    <w:rsid w:val="00600C72"/>
    <w:rsid w:val="006418D3"/>
    <w:rsid w:val="00652FE0"/>
    <w:rsid w:val="00661EA4"/>
    <w:rsid w:val="00681817"/>
    <w:rsid w:val="0068297C"/>
    <w:rsid w:val="006B0ADA"/>
    <w:rsid w:val="007372F8"/>
    <w:rsid w:val="007821AF"/>
    <w:rsid w:val="007C0CBD"/>
    <w:rsid w:val="007C727C"/>
    <w:rsid w:val="007F5ED3"/>
    <w:rsid w:val="008972DD"/>
    <w:rsid w:val="008B38CB"/>
    <w:rsid w:val="0093307A"/>
    <w:rsid w:val="00950A94"/>
    <w:rsid w:val="009751D8"/>
    <w:rsid w:val="009A2AB2"/>
    <w:rsid w:val="009F2635"/>
    <w:rsid w:val="00A31AF8"/>
    <w:rsid w:val="00A429E8"/>
    <w:rsid w:val="00AE5E75"/>
    <w:rsid w:val="00AF3549"/>
    <w:rsid w:val="00B16FFE"/>
    <w:rsid w:val="00B36083"/>
    <w:rsid w:val="00B63D14"/>
    <w:rsid w:val="00B8391A"/>
    <w:rsid w:val="00B96B39"/>
    <w:rsid w:val="00BB1C9E"/>
    <w:rsid w:val="00C148F2"/>
    <w:rsid w:val="00C25D63"/>
    <w:rsid w:val="00C34C92"/>
    <w:rsid w:val="00C41DF3"/>
    <w:rsid w:val="00C80531"/>
    <w:rsid w:val="00D21929"/>
    <w:rsid w:val="00D35F3C"/>
    <w:rsid w:val="00D445F6"/>
    <w:rsid w:val="00D54806"/>
    <w:rsid w:val="00D84D1D"/>
    <w:rsid w:val="00D97DC6"/>
    <w:rsid w:val="00DA1598"/>
    <w:rsid w:val="00E13CA6"/>
    <w:rsid w:val="00E67062"/>
    <w:rsid w:val="00E947D7"/>
    <w:rsid w:val="00EF5401"/>
    <w:rsid w:val="00FD1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styleId="UnresolvedMention">
    <w:name w:val="Unresolved Mention"/>
    <w:basedOn w:val="DefaultParagraphFont"/>
    <w:uiPriority w:val="99"/>
    <w:semiHidden/>
    <w:rsid w:val="00EF54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 w:id="34890530">
                  <w:marLeft w:val="0"/>
                  <w:marRight w:val="0"/>
                  <w:marTop w:val="0"/>
                  <w:marBottom w:val="0"/>
                  <w:divBdr>
                    <w:top w:val="none" w:sz="0" w:space="0" w:color="auto"/>
                    <w:left w:val="none" w:sz="0" w:space="0" w:color="auto"/>
                    <w:bottom w:val="none" w:sz="0" w:space="0" w:color="auto"/>
                    <w:right w:val="none" w:sz="0" w:space="0" w:color="auto"/>
                  </w:divBdr>
                  <w:divsChild>
                    <w:div w:id="1951618228">
                      <w:marLeft w:val="0"/>
                      <w:marRight w:val="0"/>
                      <w:marTop w:val="0"/>
                      <w:marBottom w:val="0"/>
                      <w:divBdr>
                        <w:top w:val="none" w:sz="0" w:space="0" w:color="auto"/>
                        <w:left w:val="none" w:sz="0" w:space="0" w:color="auto"/>
                        <w:bottom w:val="none" w:sz="0" w:space="0" w:color="auto"/>
                        <w:right w:val="none" w:sz="0" w:space="0" w:color="auto"/>
                      </w:divBdr>
                    </w:div>
                    <w:div w:id="104262974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aws.amazon.com/premiumsupport/knowledge-center/trace-elb-x-amzn-trace-id/"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36AFC842-EAA4-4949-A87A-1167007C68A2}"/>
      </w:docPartPr>
      <w:docPartBody>
        <w:p w:rsidR="00DD0607" w:rsidRDefault="00941919">
          <w:r w:rsidRPr="009C0C8B">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D1AF0"/>
    <w:rsid w:val="001E592F"/>
    <w:rsid w:val="00227117"/>
    <w:rsid w:val="002C3923"/>
    <w:rsid w:val="004A67BA"/>
    <w:rsid w:val="004E7F35"/>
    <w:rsid w:val="00553DDA"/>
    <w:rsid w:val="0080671E"/>
    <w:rsid w:val="008973DB"/>
    <w:rsid w:val="00941919"/>
    <w:rsid w:val="009F6C6A"/>
    <w:rsid w:val="00DD0607"/>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191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Classic Load Balancer vs Application Load Balancer vs Network Load Balancer</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1171</TotalTime>
  <Pages>1</Pages>
  <Words>1931</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44</cp:revision>
  <dcterms:created xsi:type="dcterms:W3CDTF">2020-11-27T04:06:00Z</dcterms:created>
  <dcterms:modified xsi:type="dcterms:W3CDTF">2022-03-12T21:54:00Z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