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sz w:val="22"/>
          <w:szCs w:val="20"/>
        </w:rPr>
      </w:sdtEndPr>
      <w:sdtContent>
        <w:sdt>
          <w:sdtPr>
            <w:rPr>
              <w:rFonts w:ascii="inherit" w:hAnsi="inherit"/>
              <w:color w:val="666666"/>
              <w:sz w:val="42"/>
              <w:szCs w:val="42"/>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34F7BD56" w:rsidR="00E947D7" w:rsidRDefault="0014669F">
              <w:pPr>
                <w:pStyle w:val="Publishwithline"/>
              </w:pPr>
              <w:r w:rsidRPr="0014669F">
                <w:rPr>
                  <w:rFonts w:ascii="inherit" w:hAnsi="inherit"/>
                  <w:color w:val="666666"/>
                  <w:sz w:val="42"/>
                  <w:szCs w:val="42"/>
                  <w:bdr w:val="none" w:sz="0" w:space="0" w:color="auto" w:frame="1"/>
                </w:rPr>
                <w:t>AWS Classic Load Balancer vs Application Load Balancer vs Network Load Balancer</w:t>
              </w:r>
            </w:p>
          </w:sdtContent>
        </w:sdt>
        <w:p w14:paraId="4007A0B5" w14:textId="77777777" w:rsidR="00E947D7" w:rsidRDefault="00E947D7">
          <w:pPr>
            <w:pStyle w:val="underline"/>
          </w:pPr>
        </w:p>
        <w:p w14:paraId="1AA631A2" w14:textId="77777777" w:rsidR="001836D3" w:rsidRDefault="00647A87" w:rsidP="001836D3">
          <w:pPr>
            <w:numPr>
              <w:ilvl w:val="0"/>
              <w:numId w:val="22"/>
            </w:numPr>
            <w:shd w:val="clear" w:color="auto" w:fill="FFFFFF"/>
            <w:spacing w:after="0"/>
            <w:ind w:left="1125"/>
            <w:textAlignment w:val="baseline"/>
            <w:divId w:val="1904219087"/>
          </w:pPr>
        </w:p>
      </w:sdtContent>
    </w:sdt>
    <w:p w14:paraId="0A97B958" w14:textId="222C23A5" w:rsidR="003D1B0B" w:rsidRDefault="00B17BD1" w:rsidP="003D1B0B">
      <w:p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 xml:space="preserve"> </w:t>
      </w:r>
      <w:r w:rsidR="003D1B0B">
        <w:rPr>
          <w:noProof/>
        </w:rPr>
        <w:drawing>
          <wp:inline distT="0" distB="0" distL="0" distR="0" wp14:anchorId="2690A33A" wp14:editId="15D2AC08">
            <wp:extent cx="10229850" cy="500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29850" cy="5000625"/>
                    </a:xfrm>
                    <a:prstGeom prst="rect">
                      <a:avLst/>
                    </a:prstGeom>
                  </pic:spPr>
                </pic:pic>
              </a:graphicData>
            </a:graphic>
          </wp:inline>
        </w:drawing>
      </w:r>
    </w:p>
    <w:p w14:paraId="32267AEC" w14:textId="2666B828" w:rsidR="003D1B0B" w:rsidRDefault="003D1B0B" w:rsidP="003D1B0B">
      <w:pPr>
        <w:shd w:val="clear" w:color="auto" w:fill="FFFFFF"/>
        <w:spacing w:after="0"/>
        <w:ind w:left="1125"/>
        <w:textAlignment w:val="baseline"/>
        <w:divId w:val="1904219087"/>
        <w:rPr>
          <w:rFonts w:ascii="inherit" w:hAnsi="inherit"/>
          <w:color w:val="666666"/>
          <w:sz w:val="27"/>
          <w:szCs w:val="27"/>
        </w:rPr>
      </w:pPr>
      <w:r>
        <w:rPr>
          <w:noProof/>
        </w:rPr>
        <w:drawing>
          <wp:inline distT="0" distB="0" distL="0" distR="0" wp14:anchorId="4DB39B9D" wp14:editId="7E65C201">
            <wp:extent cx="9963150" cy="585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63150" cy="5857875"/>
                    </a:xfrm>
                    <a:prstGeom prst="rect">
                      <a:avLst/>
                    </a:prstGeom>
                  </pic:spPr>
                </pic:pic>
              </a:graphicData>
            </a:graphic>
          </wp:inline>
        </w:drawing>
      </w:r>
    </w:p>
    <w:p w14:paraId="0ACAA966" w14:textId="25F6DD62" w:rsidR="001836D3" w:rsidRDefault="001836D3" w:rsidP="001836D3">
      <w:pPr>
        <w:numPr>
          <w:ilvl w:val="0"/>
          <w:numId w:val="22"/>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Elastic Load Balancing supports three types of load balancers:</w:t>
      </w:r>
    </w:p>
    <w:p w14:paraId="1BD16C06" w14:textId="77777777" w:rsidR="001836D3" w:rsidRDefault="001836D3" w:rsidP="001836D3">
      <w:pPr>
        <w:numPr>
          <w:ilvl w:val="1"/>
          <w:numId w:val="22"/>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Application Load Balancer,</w:t>
      </w:r>
    </w:p>
    <w:p w14:paraId="4C29DDF9" w14:textId="77777777" w:rsidR="001836D3" w:rsidRDefault="001836D3" w:rsidP="001836D3">
      <w:pPr>
        <w:numPr>
          <w:ilvl w:val="1"/>
          <w:numId w:val="22"/>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Network Load Balancer and</w:t>
      </w:r>
    </w:p>
    <w:p w14:paraId="7D357158" w14:textId="77777777" w:rsidR="001836D3" w:rsidRDefault="001836D3" w:rsidP="001836D3">
      <w:pPr>
        <w:numPr>
          <w:ilvl w:val="1"/>
          <w:numId w:val="22"/>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Classic Load Balancers.</w:t>
      </w:r>
    </w:p>
    <w:p w14:paraId="064A3FA6" w14:textId="77777777" w:rsidR="001836D3" w:rsidRDefault="001836D3" w:rsidP="001836D3">
      <w:pPr>
        <w:numPr>
          <w:ilvl w:val="0"/>
          <w:numId w:val="22"/>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While there is some overlap in the features, AWS does not maintain feature parity between the different types of load balancers.</w:t>
      </w:r>
    </w:p>
    <w:p w14:paraId="69786E63" w14:textId="77777777" w:rsidR="001836D3" w:rsidRDefault="001836D3">
      <w:pPr>
        <w:pStyle w:val="NormalWeb"/>
        <w:shd w:val="clear" w:color="auto" w:fill="FFFFFF"/>
        <w:spacing w:after="405"/>
        <w:textAlignment w:val="baseline"/>
        <w:divId w:val="1904219087"/>
        <w:rPr>
          <w:rFonts w:ascii="Georgia" w:hAnsi="Georgia"/>
          <w:color w:val="666666"/>
          <w:sz w:val="27"/>
          <w:szCs w:val="27"/>
        </w:rPr>
      </w:pPr>
      <w:r>
        <w:rPr>
          <w:rFonts w:ascii="Georgia" w:hAnsi="Georgia"/>
          <w:color w:val="666666"/>
          <w:sz w:val="27"/>
          <w:szCs w:val="27"/>
        </w:rPr>
        <w:t>Content below lists down the feature comparison for all –</w:t>
      </w:r>
    </w:p>
    <w:p w14:paraId="4C2FB6D0" w14:textId="0E926B6B" w:rsidR="001836D3" w:rsidRDefault="001836D3">
      <w:pPr>
        <w:pStyle w:val="NormalWeb"/>
        <w:shd w:val="clear" w:color="auto" w:fill="FFFFFF"/>
        <w:spacing w:after="405"/>
        <w:textAlignment w:val="baseline"/>
        <w:divId w:val="1904219087"/>
        <w:rPr>
          <w:rFonts w:ascii="Georgia" w:hAnsi="Georgia"/>
          <w:color w:val="666666"/>
          <w:sz w:val="27"/>
          <w:szCs w:val="27"/>
        </w:rPr>
      </w:pPr>
      <w:r>
        <w:rPr>
          <w:rFonts w:ascii="Georgia" w:hAnsi="Georgia"/>
          <w:noProof/>
          <w:color w:val="666666"/>
          <w:sz w:val="27"/>
          <w:szCs w:val="27"/>
        </w:rPr>
        <w:drawing>
          <wp:inline distT="0" distB="0" distL="0" distR="0" wp14:anchorId="4DD81A1C" wp14:editId="23E7CC39">
            <wp:extent cx="8707755" cy="5839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07755" cy="5839460"/>
                    </a:xfrm>
                    <a:prstGeom prst="rect">
                      <a:avLst/>
                    </a:prstGeom>
                    <a:noFill/>
                    <a:ln>
                      <a:noFill/>
                    </a:ln>
                  </pic:spPr>
                </pic:pic>
              </a:graphicData>
            </a:graphic>
          </wp:inline>
        </w:drawing>
      </w:r>
    </w:p>
    <w:p w14:paraId="5D852426"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Style w:val="Strong"/>
          <w:rFonts w:ascii="inherit" w:hAnsi="inherit"/>
          <w:b/>
          <w:bCs/>
          <w:color w:val="666666"/>
          <w:sz w:val="42"/>
          <w:szCs w:val="42"/>
          <w:bdr w:val="none" w:sz="0" w:space="0" w:color="auto" w:frame="1"/>
        </w:rPr>
        <w:t>Usage Pattern</w:t>
      </w:r>
    </w:p>
    <w:p w14:paraId="57C8B6CC" w14:textId="77777777" w:rsidR="001836D3" w:rsidRDefault="001836D3" w:rsidP="001836D3">
      <w:pPr>
        <w:numPr>
          <w:ilvl w:val="0"/>
          <w:numId w:val="23"/>
        </w:numPr>
        <w:shd w:val="clear" w:color="auto" w:fill="FFFFFF"/>
        <w:spacing w:after="0"/>
        <w:ind w:left="1125"/>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Classic Load Balancer</w:t>
      </w:r>
    </w:p>
    <w:p w14:paraId="4A1986A7"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provides basic load balancing across multiple EC2 instances and operates at both the request level and connection level.</w:t>
      </w:r>
    </w:p>
    <w:p w14:paraId="504F86A4"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is intended for applications that were built within the EC2-Classic network.</w:t>
      </w:r>
    </w:p>
    <w:p w14:paraId="15ED107B"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is ideal for simple load balancing of traffic across multiple EC2 instances.</w:t>
      </w:r>
    </w:p>
    <w:p w14:paraId="009EF325" w14:textId="5FA4CD02" w:rsidR="003D1B0B" w:rsidRPr="003D1B0B" w:rsidRDefault="003D1B0B" w:rsidP="003D1B0B">
      <w:pPr>
        <w:shd w:val="clear" w:color="auto" w:fill="FFFFFF"/>
        <w:spacing w:after="0"/>
        <w:ind w:left="1125"/>
        <w:textAlignment w:val="baseline"/>
        <w:divId w:val="1904219087"/>
        <w:rPr>
          <w:rStyle w:val="Strong"/>
          <w:rFonts w:ascii="inherit" w:hAnsi="inherit"/>
          <w:b w:val="0"/>
          <w:bCs w:val="0"/>
          <w:color w:val="666666"/>
          <w:sz w:val="27"/>
          <w:szCs w:val="27"/>
        </w:rPr>
      </w:pPr>
      <w:r>
        <w:rPr>
          <w:noProof/>
        </w:rPr>
        <w:drawing>
          <wp:inline distT="0" distB="0" distL="0" distR="0" wp14:anchorId="50599D2B" wp14:editId="18EF537D">
            <wp:extent cx="9848850" cy="52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48850" cy="5200650"/>
                    </a:xfrm>
                    <a:prstGeom prst="rect">
                      <a:avLst/>
                    </a:prstGeom>
                  </pic:spPr>
                </pic:pic>
              </a:graphicData>
            </a:graphic>
          </wp:inline>
        </w:drawing>
      </w:r>
    </w:p>
    <w:p w14:paraId="46E554D1" w14:textId="77777777" w:rsidR="003D1B0B" w:rsidRPr="003D1B0B" w:rsidRDefault="003D1B0B" w:rsidP="003D1B0B">
      <w:pPr>
        <w:shd w:val="clear" w:color="auto" w:fill="FFFFFF"/>
        <w:spacing w:after="0"/>
        <w:ind w:left="765"/>
        <w:textAlignment w:val="baseline"/>
        <w:divId w:val="1904219087"/>
        <w:rPr>
          <w:rStyle w:val="Strong"/>
          <w:rFonts w:ascii="inherit" w:hAnsi="inherit"/>
          <w:b w:val="0"/>
          <w:bCs w:val="0"/>
          <w:color w:val="666666"/>
          <w:sz w:val="27"/>
          <w:szCs w:val="27"/>
        </w:rPr>
      </w:pPr>
    </w:p>
    <w:p w14:paraId="634A0DC7" w14:textId="28011D97" w:rsidR="00C36899" w:rsidRPr="00C36899" w:rsidRDefault="00C36899" w:rsidP="00C36899">
      <w:pPr>
        <w:shd w:val="clear" w:color="auto" w:fill="FFFFFF"/>
        <w:spacing w:after="0"/>
        <w:ind w:left="1125"/>
        <w:textAlignment w:val="baseline"/>
        <w:divId w:val="1904219087"/>
        <w:rPr>
          <w:rStyle w:val="Strong"/>
          <w:rFonts w:ascii="inherit" w:hAnsi="inherit"/>
          <w:b w:val="0"/>
          <w:bCs w:val="0"/>
          <w:color w:val="666666"/>
          <w:sz w:val="27"/>
          <w:szCs w:val="27"/>
        </w:rPr>
      </w:pPr>
      <w:r>
        <w:rPr>
          <w:noProof/>
        </w:rPr>
        <w:drawing>
          <wp:inline distT="0" distB="0" distL="0" distR="0" wp14:anchorId="4DD90199" wp14:editId="191F18F6">
            <wp:extent cx="10496550" cy="590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96550" cy="5905500"/>
                    </a:xfrm>
                    <a:prstGeom prst="rect">
                      <a:avLst/>
                    </a:prstGeom>
                  </pic:spPr>
                </pic:pic>
              </a:graphicData>
            </a:graphic>
          </wp:inline>
        </w:drawing>
      </w:r>
    </w:p>
    <w:p w14:paraId="429DFC6D" w14:textId="01819552" w:rsidR="001836D3" w:rsidRPr="003D1B0B" w:rsidRDefault="001836D3" w:rsidP="001836D3">
      <w:pPr>
        <w:numPr>
          <w:ilvl w:val="0"/>
          <w:numId w:val="23"/>
        </w:numPr>
        <w:shd w:val="clear" w:color="auto" w:fill="FFFFFF"/>
        <w:spacing w:after="0"/>
        <w:ind w:left="1125"/>
        <w:textAlignment w:val="baseline"/>
        <w:divId w:val="1904219087"/>
        <w:rPr>
          <w:rStyle w:val="Strong"/>
          <w:rFonts w:ascii="inherit" w:hAnsi="inherit"/>
          <w:b w:val="0"/>
          <w:bCs w:val="0"/>
          <w:color w:val="666666"/>
          <w:sz w:val="27"/>
          <w:szCs w:val="27"/>
        </w:rPr>
      </w:pPr>
      <w:r>
        <w:rPr>
          <w:rStyle w:val="Strong"/>
          <w:rFonts w:ascii="inherit" w:hAnsi="inherit"/>
          <w:color w:val="666666"/>
          <w:sz w:val="27"/>
          <w:szCs w:val="27"/>
          <w:bdr w:val="none" w:sz="0" w:space="0" w:color="auto" w:frame="1"/>
        </w:rPr>
        <w:t>Application Load Balancer</w:t>
      </w:r>
    </w:p>
    <w:p w14:paraId="11D6BD17" w14:textId="7620C743" w:rsidR="003D1B0B" w:rsidRDefault="003D1B0B" w:rsidP="003D1B0B">
      <w:pPr>
        <w:shd w:val="clear" w:color="auto" w:fill="FFFFFF"/>
        <w:spacing w:after="0"/>
        <w:ind w:left="1125"/>
        <w:textAlignment w:val="baseline"/>
        <w:divId w:val="1904219087"/>
        <w:rPr>
          <w:rStyle w:val="Strong"/>
          <w:rFonts w:ascii="inherit" w:hAnsi="inherit"/>
          <w:color w:val="666666"/>
          <w:sz w:val="27"/>
          <w:szCs w:val="27"/>
          <w:bdr w:val="none" w:sz="0" w:space="0" w:color="auto" w:frame="1"/>
        </w:rPr>
      </w:pPr>
    </w:p>
    <w:p w14:paraId="6289401C" w14:textId="466D6C3B" w:rsidR="003D1B0B" w:rsidRDefault="003D1B0B" w:rsidP="003D1B0B">
      <w:pPr>
        <w:shd w:val="clear" w:color="auto" w:fill="FFFFFF"/>
        <w:spacing w:after="0"/>
        <w:ind w:left="1125"/>
        <w:textAlignment w:val="baseline"/>
        <w:divId w:val="1904219087"/>
        <w:rPr>
          <w:rFonts w:ascii="inherit" w:hAnsi="inherit"/>
          <w:color w:val="666666"/>
          <w:sz w:val="27"/>
          <w:szCs w:val="27"/>
        </w:rPr>
      </w:pPr>
      <w:r>
        <w:rPr>
          <w:noProof/>
        </w:rPr>
        <w:drawing>
          <wp:inline distT="0" distB="0" distL="0" distR="0" wp14:anchorId="6EDDE926" wp14:editId="52464F37">
            <wp:extent cx="10325100" cy="586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25100" cy="5867400"/>
                    </a:xfrm>
                    <a:prstGeom prst="rect">
                      <a:avLst/>
                    </a:prstGeom>
                  </pic:spPr>
                </pic:pic>
              </a:graphicData>
            </a:graphic>
          </wp:inline>
        </w:drawing>
      </w:r>
    </w:p>
    <w:p w14:paraId="41E9AED9"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is ideal for microservices or container-based architectures where there is a need to route traffic to multiple services or load balance across multiple ports on the same EC2 instance.</w:t>
      </w:r>
    </w:p>
    <w:p w14:paraId="3CE59F16"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operates at the request level (layer 7), routing traffic to targets – EC2 instances, containers, IP addresses and Lambda functions based on the content of the request.</w:t>
      </w:r>
    </w:p>
    <w:p w14:paraId="5014EA2E"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 xml:space="preserve">is ideal for advanced load balancing of HTTP and HTTPS </w:t>
      </w:r>
      <w:proofErr w:type="gramStart"/>
      <w:r>
        <w:rPr>
          <w:rFonts w:ascii="inherit" w:hAnsi="inherit"/>
          <w:color w:val="666666"/>
          <w:sz w:val="27"/>
          <w:szCs w:val="27"/>
        </w:rPr>
        <w:t>traffic, and</w:t>
      </w:r>
      <w:proofErr w:type="gramEnd"/>
      <w:r>
        <w:rPr>
          <w:rFonts w:ascii="inherit" w:hAnsi="inherit"/>
          <w:color w:val="666666"/>
          <w:sz w:val="27"/>
          <w:szCs w:val="27"/>
        </w:rPr>
        <w:t xml:space="preserve"> provides advanced request routing targeted at delivery of modern application architectures, including microservices and container-based applications.</w:t>
      </w:r>
    </w:p>
    <w:p w14:paraId="4D68C2B9"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 xml:space="preserve">simplifies and improves the security of the application, by ensuring that the latest SSL/TLS ciphers and protocols are </w:t>
      </w:r>
      <w:proofErr w:type="gramStart"/>
      <w:r>
        <w:rPr>
          <w:rFonts w:ascii="inherit" w:hAnsi="inherit"/>
          <w:color w:val="666666"/>
          <w:sz w:val="27"/>
          <w:szCs w:val="27"/>
        </w:rPr>
        <w:t>used at all times</w:t>
      </w:r>
      <w:proofErr w:type="gramEnd"/>
      <w:r>
        <w:rPr>
          <w:rFonts w:ascii="inherit" w:hAnsi="inherit"/>
          <w:color w:val="666666"/>
          <w:sz w:val="27"/>
          <w:szCs w:val="27"/>
        </w:rPr>
        <w:t>.</w:t>
      </w:r>
    </w:p>
    <w:p w14:paraId="6EE31DE4" w14:textId="77777777" w:rsidR="00983831" w:rsidRDefault="00983831" w:rsidP="00983831">
      <w:pPr>
        <w:shd w:val="clear" w:color="auto" w:fill="FFFFFF"/>
        <w:spacing w:after="0"/>
        <w:ind w:left="1125"/>
        <w:textAlignment w:val="baseline"/>
        <w:divId w:val="1904219087"/>
        <w:rPr>
          <w:rFonts w:ascii="inherit" w:hAnsi="inherit"/>
          <w:color w:val="666666"/>
          <w:sz w:val="27"/>
          <w:szCs w:val="27"/>
        </w:rPr>
      </w:pPr>
    </w:p>
    <w:p w14:paraId="593F603E" w14:textId="5A214FD3" w:rsidR="00983831" w:rsidRDefault="00983831" w:rsidP="00983831">
      <w:pPr>
        <w:shd w:val="clear" w:color="auto" w:fill="FFFFFF"/>
        <w:spacing w:after="0"/>
        <w:ind w:left="1125"/>
        <w:textAlignment w:val="baseline"/>
        <w:divId w:val="1904219087"/>
        <w:rPr>
          <w:rFonts w:ascii="inherit" w:hAnsi="inherit"/>
          <w:color w:val="666666"/>
          <w:sz w:val="27"/>
          <w:szCs w:val="27"/>
        </w:rPr>
      </w:pPr>
      <w:r>
        <w:rPr>
          <w:noProof/>
        </w:rPr>
        <w:drawing>
          <wp:inline distT="0" distB="0" distL="0" distR="0" wp14:anchorId="4B002B7E" wp14:editId="60915272">
            <wp:extent cx="104775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77500" cy="5486400"/>
                    </a:xfrm>
                    <a:prstGeom prst="rect">
                      <a:avLst/>
                    </a:prstGeom>
                  </pic:spPr>
                </pic:pic>
              </a:graphicData>
            </a:graphic>
          </wp:inline>
        </w:drawing>
      </w:r>
    </w:p>
    <w:p w14:paraId="47030F25" w14:textId="19FEA652" w:rsidR="001836D3" w:rsidRDefault="001836D3" w:rsidP="001836D3">
      <w:pPr>
        <w:numPr>
          <w:ilvl w:val="0"/>
          <w:numId w:val="23"/>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Network Load Balancer</w:t>
      </w:r>
    </w:p>
    <w:p w14:paraId="5B68D369"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operates at the connection level (Layer 4), routing connections to targets – EC2 instances, microservices, and containers – within VPC based on IP protocol data.</w:t>
      </w:r>
    </w:p>
    <w:p w14:paraId="5F833C3C"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is ideal for load balancing of both TCP and UDP traffic,</w:t>
      </w:r>
    </w:p>
    <w:p w14:paraId="48AAA283"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is capable of </w:t>
      </w:r>
      <w:r>
        <w:rPr>
          <w:rStyle w:val="Strong"/>
          <w:rFonts w:ascii="inherit" w:hAnsi="inherit"/>
          <w:color w:val="666666"/>
          <w:sz w:val="27"/>
          <w:szCs w:val="27"/>
          <w:bdr w:val="none" w:sz="0" w:space="0" w:color="auto" w:frame="1"/>
        </w:rPr>
        <w:t>handling millions of requests per second while maintaining ultra-low latencies</w:t>
      </w:r>
      <w:r>
        <w:rPr>
          <w:rFonts w:ascii="inherit" w:hAnsi="inherit"/>
          <w:color w:val="666666"/>
          <w:sz w:val="27"/>
          <w:szCs w:val="27"/>
        </w:rPr>
        <w:t>.</w:t>
      </w:r>
    </w:p>
    <w:p w14:paraId="552957D3"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is </w:t>
      </w:r>
      <w:r>
        <w:rPr>
          <w:rStyle w:val="Strong"/>
          <w:rFonts w:ascii="inherit" w:hAnsi="inherit"/>
          <w:color w:val="666666"/>
          <w:sz w:val="27"/>
          <w:szCs w:val="27"/>
          <w:bdr w:val="none" w:sz="0" w:space="0" w:color="auto" w:frame="1"/>
        </w:rPr>
        <w:t>optimized to handle sudden and volatile traffic patterns</w:t>
      </w:r>
      <w:r>
        <w:rPr>
          <w:rFonts w:ascii="inherit" w:hAnsi="inherit"/>
          <w:color w:val="666666"/>
          <w:sz w:val="27"/>
          <w:szCs w:val="27"/>
        </w:rPr>
        <w:t> while using a </w:t>
      </w:r>
      <w:r>
        <w:rPr>
          <w:rStyle w:val="Strong"/>
          <w:rFonts w:ascii="inherit" w:hAnsi="inherit"/>
          <w:color w:val="666666"/>
          <w:sz w:val="27"/>
          <w:szCs w:val="27"/>
          <w:bdr w:val="none" w:sz="0" w:space="0" w:color="auto" w:frame="1"/>
        </w:rPr>
        <w:t>single static IP address per AZ</w:t>
      </w:r>
    </w:p>
    <w:p w14:paraId="2E1B2A7F" w14:textId="77777777" w:rsidR="001836D3" w:rsidRDefault="001836D3" w:rsidP="001836D3">
      <w:pPr>
        <w:numPr>
          <w:ilvl w:val="1"/>
          <w:numId w:val="2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is integrated with other popular AWS services such as Auto Scaling, ECS, CloudFormation and AWS Certificate Manager (ACM).</w:t>
      </w:r>
    </w:p>
    <w:p w14:paraId="30028510" w14:textId="74680DC8" w:rsidR="00983831" w:rsidRPr="00983831" w:rsidRDefault="00983831" w:rsidP="00983831">
      <w:pPr>
        <w:shd w:val="clear" w:color="auto" w:fill="FFFFFF"/>
        <w:spacing w:after="0"/>
        <w:ind w:left="1125"/>
        <w:textAlignment w:val="baseline"/>
        <w:divId w:val="1904219087"/>
        <w:rPr>
          <w:rStyle w:val="Strong"/>
          <w:rFonts w:ascii="inherit" w:hAnsi="inherit"/>
          <w:b w:val="0"/>
          <w:bCs w:val="0"/>
          <w:color w:val="666666"/>
          <w:sz w:val="27"/>
          <w:szCs w:val="27"/>
        </w:rPr>
      </w:pPr>
      <w:r>
        <w:rPr>
          <w:noProof/>
        </w:rPr>
        <w:drawing>
          <wp:inline distT="0" distB="0" distL="0" distR="0" wp14:anchorId="56E59CE1" wp14:editId="41C03AE1">
            <wp:extent cx="10372725" cy="544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372725" cy="5448300"/>
                    </a:xfrm>
                    <a:prstGeom prst="rect">
                      <a:avLst/>
                    </a:prstGeom>
                  </pic:spPr>
                </pic:pic>
              </a:graphicData>
            </a:graphic>
          </wp:inline>
        </w:drawing>
      </w:r>
    </w:p>
    <w:p w14:paraId="7A18C0A6" w14:textId="77777777" w:rsidR="00983831" w:rsidRPr="00983831" w:rsidRDefault="00983831" w:rsidP="00983831">
      <w:pPr>
        <w:shd w:val="clear" w:color="auto" w:fill="FFFFFF"/>
        <w:spacing w:after="0"/>
        <w:ind w:left="1125"/>
        <w:textAlignment w:val="baseline"/>
        <w:divId w:val="1904219087"/>
        <w:rPr>
          <w:rStyle w:val="Strong"/>
          <w:rFonts w:ascii="inherit" w:hAnsi="inherit"/>
          <w:b w:val="0"/>
          <w:bCs w:val="0"/>
          <w:color w:val="666666"/>
          <w:sz w:val="27"/>
          <w:szCs w:val="27"/>
        </w:rPr>
      </w:pPr>
    </w:p>
    <w:p w14:paraId="633A12BE" w14:textId="6BB78290" w:rsidR="001836D3" w:rsidRDefault="001836D3" w:rsidP="001836D3">
      <w:pPr>
        <w:numPr>
          <w:ilvl w:val="0"/>
          <w:numId w:val="23"/>
        </w:numPr>
        <w:shd w:val="clear" w:color="auto" w:fill="FFFFFF"/>
        <w:spacing w:after="0"/>
        <w:ind w:left="1125"/>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AWS recommends using Application Load Balancer for Layer 7 and Network Load Balancer for Layer 4 when using VPC.</w:t>
      </w:r>
    </w:p>
    <w:p w14:paraId="45EDDD3D" w14:textId="16B04AF2" w:rsidR="001836D3" w:rsidRDefault="0014669F">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b w:val="0"/>
          <w:bCs w:val="0"/>
          <w:noProof/>
          <w:color w:val="666666"/>
          <w:sz w:val="42"/>
          <w:szCs w:val="42"/>
          <w:bdr w:val="none" w:sz="0" w:space="0" w:color="auto" w:frame="1"/>
        </w:rPr>
        <w:t xml:space="preserve">                    </w:t>
      </w:r>
      <w:r w:rsidR="001836D3">
        <w:rPr>
          <w:rFonts w:ascii="inherit" w:hAnsi="inherit"/>
          <w:b w:val="0"/>
          <w:bCs w:val="0"/>
          <w:noProof/>
          <w:color w:val="666666"/>
          <w:sz w:val="42"/>
          <w:szCs w:val="42"/>
          <w:bdr w:val="none" w:sz="0" w:space="0" w:color="auto" w:frame="1"/>
        </w:rPr>
        <w:drawing>
          <wp:inline distT="0" distB="0" distL="0" distR="0" wp14:anchorId="766E9157" wp14:editId="3EB26ABB">
            <wp:extent cx="10000762" cy="7401214"/>
            <wp:effectExtent l="0" t="0" r="635" b="9525"/>
            <wp:docPr id="1" name="Picture 1" descr="AWS ELB Classic Load Balancer vs Application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ELB Classic Load Balancer vs Application Load Balanc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05112" cy="7404433"/>
                    </a:xfrm>
                    <a:prstGeom prst="rect">
                      <a:avLst/>
                    </a:prstGeom>
                    <a:noFill/>
                    <a:ln>
                      <a:noFill/>
                    </a:ln>
                  </pic:spPr>
                </pic:pic>
              </a:graphicData>
            </a:graphic>
          </wp:inline>
        </w:drawing>
      </w:r>
      <w:r w:rsidR="001836D3">
        <w:rPr>
          <w:rFonts w:ascii="inherit" w:hAnsi="inherit"/>
          <w:b w:val="0"/>
          <w:bCs w:val="0"/>
          <w:color w:val="666666"/>
          <w:sz w:val="42"/>
          <w:szCs w:val="42"/>
          <w:bdr w:val="none" w:sz="0" w:space="0" w:color="auto" w:frame="1"/>
        </w:rPr>
        <w:br/>
      </w:r>
      <w:r w:rsidR="001836D3">
        <w:rPr>
          <w:rStyle w:val="Strong"/>
          <w:rFonts w:ascii="inherit" w:hAnsi="inherit"/>
          <w:b/>
          <w:bCs/>
          <w:color w:val="000000"/>
          <w:sz w:val="42"/>
          <w:szCs w:val="42"/>
          <w:bdr w:val="none" w:sz="0" w:space="0" w:color="auto" w:frame="1"/>
        </w:rPr>
        <w:t>Supported Protocols</w:t>
      </w:r>
    </w:p>
    <w:p w14:paraId="514D3B4F" w14:textId="77777777" w:rsidR="001836D3" w:rsidRDefault="001836D3" w:rsidP="001836D3">
      <w:pPr>
        <w:numPr>
          <w:ilvl w:val="0"/>
          <w:numId w:val="24"/>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Classic ELB operates at </w:t>
      </w:r>
      <w:r>
        <w:rPr>
          <w:rStyle w:val="Strong"/>
          <w:rFonts w:ascii="inherit" w:hAnsi="inherit"/>
          <w:color w:val="666666"/>
          <w:sz w:val="27"/>
          <w:szCs w:val="27"/>
          <w:bdr w:val="none" w:sz="0" w:space="0" w:color="auto" w:frame="1"/>
        </w:rPr>
        <w:t>layer 4</w:t>
      </w:r>
      <w:r>
        <w:rPr>
          <w:rFonts w:ascii="inherit" w:hAnsi="inherit"/>
          <w:color w:val="666666"/>
          <w:sz w:val="27"/>
          <w:szCs w:val="27"/>
        </w:rPr>
        <w:t> and supports HTTP, HTTPS, </w:t>
      </w:r>
      <w:r>
        <w:rPr>
          <w:rStyle w:val="Strong"/>
          <w:rFonts w:ascii="inherit" w:hAnsi="inherit"/>
          <w:color w:val="666666"/>
          <w:sz w:val="27"/>
          <w:szCs w:val="27"/>
          <w:bdr w:val="none" w:sz="0" w:space="0" w:color="auto" w:frame="1"/>
        </w:rPr>
        <w:t>TCP, SSL</w:t>
      </w:r>
    </w:p>
    <w:p w14:paraId="1AE930D9" w14:textId="77777777" w:rsidR="001836D3" w:rsidRDefault="001836D3" w:rsidP="001836D3">
      <w:pPr>
        <w:numPr>
          <w:ilvl w:val="0"/>
          <w:numId w:val="24"/>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ALB operates at </w:t>
      </w:r>
      <w:r>
        <w:rPr>
          <w:rStyle w:val="Strong"/>
          <w:rFonts w:ascii="inherit" w:hAnsi="inherit"/>
          <w:color w:val="666666"/>
          <w:sz w:val="27"/>
          <w:szCs w:val="27"/>
          <w:bdr w:val="none" w:sz="0" w:space="0" w:color="auto" w:frame="1"/>
        </w:rPr>
        <w:t>layer 7</w:t>
      </w:r>
      <w:r>
        <w:rPr>
          <w:rFonts w:ascii="inherit" w:hAnsi="inherit"/>
          <w:color w:val="666666"/>
          <w:sz w:val="27"/>
          <w:szCs w:val="27"/>
        </w:rPr>
        <w:t> and supports HTTP, HTTPS, </w:t>
      </w:r>
      <w:r>
        <w:rPr>
          <w:rStyle w:val="Strong"/>
          <w:rFonts w:ascii="inherit" w:hAnsi="inherit"/>
          <w:color w:val="666666"/>
          <w:sz w:val="27"/>
          <w:szCs w:val="27"/>
          <w:bdr w:val="none" w:sz="0" w:space="0" w:color="auto" w:frame="1"/>
        </w:rPr>
        <w:t xml:space="preserve">HTTP/2, </w:t>
      </w:r>
      <w:proofErr w:type="spellStart"/>
      <w:r>
        <w:rPr>
          <w:rStyle w:val="Strong"/>
          <w:rFonts w:ascii="inherit" w:hAnsi="inherit"/>
          <w:color w:val="666666"/>
          <w:sz w:val="27"/>
          <w:szCs w:val="27"/>
          <w:bdr w:val="none" w:sz="0" w:space="0" w:color="auto" w:frame="1"/>
        </w:rPr>
        <w:t>WebSockets</w:t>
      </w:r>
      <w:proofErr w:type="spellEnd"/>
    </w:p>
    <w:p w14:paraId="7F03C4ED" w14:textId="77777777" w:rsidR="001836D3" w:rsidRDefault="001836D3" w:rsidP="001836D3">
      <w:pPr>
        <w:numPr>
          <w:ilvl w:val="0"/>
          <w:numId w:val="24"/>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NLB operates at the </w:t>
      </w:r>
      <w:r>
        <w:rPr>
          <w:rStyle w:val="Strong"/>
          <w:rFonts w:ascii="inherit" w:hAnsi="inherit"/>
          <w:color w:val="666666"/>
          <w:sz w:val="27"/>
          <w:szCs w:val="27"/>
          <w:bdr w:val="none" w:sz="0" w:space="0" w:color="auto" w:frame="1"/>
        </w:rPr>
        <w:t>connection level (Layer 4)</w:t>
      </w:r>
    </w:p>
    <w:p w14:paraId="4EA6BEF8"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Style w:val="Strong"/>
          <w:rFonts w:ascii="inherit" w:hAnsi="inherit"/>
          <w:b/>
          <w:bCs/>
          <w:color w:val="000000"/>
          <w:sz w:val="42"/>
          <w:szCs w:val="42"/>
          <w:bdr w:val="none" w:sz="0" w:space="0" w:color="auto" w:frame="1"/>
        </w:rPr>
        <w:t>Supported Platforms</w:t>
      </w:r>
    </w:p>
    <w:p w14:paraId="6DF90822" w14:textId="77777777" w:rsidR="001836D3" w:rsidRDefault="001836D3" w:rsidP="001836D3">
      <w:pPr>
        <w:numPr>
          <w:ilvl w:val="0"/>
          <w:numId w:val="25"/>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Classic ELB supports </w:t>
      </w:r>
      <w:r>
        <w:rPr>
          <w:rStyle w:val="Strong"/>
          <w:rFonts w:ascii="inherit" w:hAnsi="inherit"/>
          <w:color w:val="666666"/>
          <w:sz w:val="27"/>
          <w:szCs w:val="27"/>
          <w:bdr w:val="none" w:sz="0" w:space="0" w:color="auto" w:frame="1"/>
        </w:rPr>
        <w:t>both EC2-Classic and EC2-VPC</w:t>
      </w:r>
    </w:p>
    <w:p w14:paraId="05B9EA9B" w14:textId="77777777" w:rsidR="001836D3" w:rsidRDefault="001836D3" w:rsidP="001836D3">
      <w:pPr>
        <w:numPr>
          <w:ilvl w:val="0"/>
          <w:numId w:val="25"/>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ALB and NLB </w:t>
      </w:r>
      <w:r>
        <w:rPr>
          <w:rStyle w:val="Strong"/>
          <w:rFonts w:ascii="inherit" w:hAnsi="inherit"/>
          <w:color w:val="666666"/>
          <w:sz w:val="27"/>
          <w:szCs w:val="27"/>
          <w:bdr w:val="none" w:sz="0" w:space="0" w:color="auto" w:frame="1"/>
        </w:rPr>
        <w:t>supports only EC2-VPC</w:t>
      </w:r>
    </w:p>
    <w:p w14:paraId="4869DF4D"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Style w:val="Strong"/>
          <w:rFonts w:ascii="inherit" w:hAnsi="inherit"/>
          <w:b/>
          <w:bCs/>
          <w:color w:val="000000"/>
          <w:sz w:val="42"/>
          <w:szCs w:val="42"/>
          <w:bdr w:val="none" w:sz="0" w:space="0" w:color="auto" w:frame="1"/>
        </w:rPr>
        <w:t>Connection Draining</w:t>
      </w:r>
    </w:p>
    <w:p w14:paraId="20A86025" w14:textId="77777777" w:rsidR="001836D3" w:rsidRDefault="001836D3" w:rsidP="001836D3">
      <w:pPr>
        <w:numPr>
          <w:ilvl w:val="0"/>
          <w:numId w:val="26"/>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Connection draining enables the load balancer to complete in-flight requests made to instances that are de-registering or unhealthy</w:t>
      </w:r>
    </w:p>
    <w:p w14:paraId="767D36BE" w14:textId="77777777" w:rsidR="001836D3" w:rsidRDefault="001836D3" w:rsidP="001836D3">
      <w:pPr>
        <w:numPr>
          <w:ilvl w:val="0"/>
          <w:numId w:val="26"/>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All Load Balancer types support connection draining</w:t>
      </w:r>
    </w:p>
    <w:p w14:paraId="3CAA05EB"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Style w:val="Strong"/>
          <w:rFonts w:ascii="inherit" w:hAnsi="inherit"/>
          <w:b/>
          <w:bCs/>
          <w:color w:val="000000"/>
          <w:sz w:val="42"/>
          <w:szCs w:val="42"/>
          <w:bdr w:val="none" w:sz="0" w:space="0" w:color="auto" w:frame="1"/>
        </w:rPr>
        <w:t>Health Checks</w:t>
      </w:r>
    </w:p>
    <w:p w14:paraId="61B1DB9D" w14:textId="12603F78" w:rsidR="001836D3" w:rsidRDefault="001836D3" w:rsidP="001836D3">
      <w:pPr>
        <w:numPr>
          <w:ilvl w:val="0"/>
          <w:numId w:val="27"/>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All Load Balancer types support Health checks to determine if the instance is healthy or unhealthy</w:t>
      </w:r>
      <w:r w:rsidR="00B17BD1">
        <w:rPr>
          <w:rFonts w:ascii="inherit" w:hAnsi="inherit"/>
          <w:color w:val="666666"/>
          <w:sz w:val="27"/>
          <w:szCs w:val="27"/>
        </w:rPr>
        <w:t xml:space="preserve"> </w:t>
      </w:r>
    </w:p>
    <w:p w14:paraId="7F430EAB" w14:textId="77777777" w:rsidR="001836D3" w:rsidRDefault="001836D3" w:rsidP="001836D3">
      <w:pPr>
        <w:numPr>
          <w:ilvl w:val="0"/>
          <w:numId w:val="27"/>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ALB provides health check improvements that allow detailed error codes from 200-399 to be configured</w:t>
      </w:r>
    </w:p>
    <w:p w14:paraId="4A96A0E5"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b w:val="0"/>
          <w:bCs w:val="0"/>
          <w:color w:val="000000"/>
          <w:sz w:val="42"/>
          <w:szCs w:val="42"/>
          <w:bdr w:val="none" w:sz="0" w:space="0" w:color="auto" w:frame="1"/>
        </w:rPr>
        <w:t>CloudWatch Metrics</w:t>
      </w:r>
    </w:p>
    <w:p w14:paraId="0FA744E4" w14:textId="77777777" w:rsidR="001836D3" w:rsidRDefault="001836D3" w:rsidP="001836D3">
      <w:pPr>
        <w:numPr>
          <w:ilvl w:val="0"/>
          <w:numId w:val="28"/>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All Load Balancer types integrate with CloudWatch to provide metrics, with ALB providing additional metrics</w:t>
      </w:r>
    </w:p>
    <w:p w14:paraId="1F0A8E2F"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b w:val="0"/>
          <w:bCs w:val="0"/>
          <w:color w:val="000000"/>
          <w:sz w:val="42"/>
          <w:szCs w:val="42"/>
          <w:bdr w:val="none" w:sz="0" w:space="0" w:color="auto" w:frame="1"/>
        </w:rPr>
        <w:t>Load Balancing to multiple ports on the same instance</w:t>
      </w:r>
    </w:p>
    <w:p w14:paraId="72FD731E" w14:textId="77777777" w:rsidR="001836D3" w:rsidRDefault="001836D3" w:rsidP="001836D3">
      <w:pPr>
        <w:numPr>
          <w:ilvl w:val="0"/>
          <w:numId w:val="29"/>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Only ALB &amp; NLB supports Load Balancing to multiple ports on the same instance</w:t>
      </w:r>
    </w:p>
    <w:p w14:paraId="00364222"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b w:val="0"/>
          <w:bCs w:val="0"/>
          <w:color w:val="000000"/>
          <w:sz w:val="42"/>
          <w:szCs w:val="42"/>
          <w:bdr w:val="none" w:sz="0" w:space="0" w:color="auto" w:frame="1"/>
        </w:rPr>
        <w:t>Deletion Protection</w:t>
      </w:r>
    </w:p>
    <w:p w14:paraId="3C93CC1F" w14:textId="77777777" w:rsidR="001836D3" w:rsidRDefault="001836D3" w:rsidP="001836D3">
      <w:pPr>
        <w:numPr>
          <w:ilvl w:val="0"/>
          <w:numId w:val="30"/>
        </w:numPr>
        <w:shd w:val="clear" w:color="auto" w:fill="FFFFFF"/>
        <w:spacing w:after="0"/>
        <w:ind w:left="1125"/>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Only ALB &amp; NLB supports</w:t>
      </w:r>
      <w:r>
        <w:rPr>
          <w:rFonts w:ascii="inherit" w:hAnsi="inherit"/>
          <w:color w:val="666666"/>
          <w:sz w:val="27"/>
          <w:szCs w:val="27"/>
        </w:rPr>
        <w:t> Deletion Protection, wherein a load balancer can’t be deleted if deletion protection is enabled</w:t>
      </w:r>
    </w:p>
    <w:p w14:paraId="0D0A9CD4"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Style w:val="Strong"/>
          <w:rFonts w:ascii="inherit" w:hAnsi="inherit"/>
          <w:b/>
          <w:bCs/>
          <w:color w:val="000000"/>
          <w:sz w:val="42"/>
          <w:szCs w:val="42"/>
          <w:bdr w:val="none" w:sz="0" w:space="0" w:color="auto" w:frame="1"/>
        </w:rPr>
        <w:t>Idle Connection Timeout</w:t>
      </w:r>
    </w:p>
    <w:p w14:paraId="6B2F3187" w14:textId="77777777" w:rsidR="001836D3" w:rsidRDefault="001836D3" w:rsidP="001836D3">
      <w:pPr>
        <w:numPr>
          <w:ilvl w:val="0"/>
          <w:numId w:val="31"/>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 xml:space="preserve">Idle Connection Timeout helps specify </w:t>
      </w:r>
      <w:proofErr w:type="gramStart"/>
      <w:r>
        <w:rPr>
          <w:rFonts w:ascii="inherit" w:hAnsi="inherit"/>
          <w:color w:val="666666"/>
          <w:sz w:val="27"/>
          <w:szCs w:val="27"/>
        </w:rPr>
        <w:t>a time period</w:t>
      </w:r>
      <w:proofErr w:type="gramEnd"/>
      <w:r>
        <w:rPr>
          <w:rFonts w:ascii="inherit" w:hAnsi="inherit"/>
          <w:color w:val="666666"/>
          <w:sz w:val="27"/>
          <w:szCs w:val="27"/>
        </w:rPr>
        <w:t>, which ELB uses to close the connection if no data has been sent or received by the time that the idle timeout period elapses</w:t>
      </w:r>
    </w:p>
    <w:p w14:paraId="0C8BF0F2" w14:textId="77777777" w:rsidR="001836D3" w:rsidRDefault="001836D3" w:rsidP="001836D3">
      <w:pPr>
        <w:numPr>
          <w:ilvl w:val="0"/>
          <w:numId w:val="31"/>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Both </w:t>
      </w:r>
      <w:r>
        <w:rPr>
          <w:rStyle w:val="Strong"/>
          <w:rFonts w:ascii="inherit" w:hAnsi="inherit"/>
          <w:color w:val="666666"/>
          <w:sz w:val="27"/>
          <w:szCs w:val="27"/>
          <w:bdr w:val="none" w:sz="0" w:space="0" w:color="auto" w:frame="1"/>
        </w:rPr>
        <w:t>Classic ELB &amp; ALB supports</w:t>
      </w:r>
      <w:r>
        <w:rPr>
          <w:rFonts w:ascii="inherit" w:hAnsi="inherit"/>
          <w:color w:val="666666"/>
          <w:sz w:val="27"/>
          <w:szCs w:val="27"/>
        </w:rPr>
        <w:t> idle connection timeout</w:t>
      </w:r>
    </w:p>
    <w:p w14:paraId="6FA732C7" w14:textId="77777777" w:rsidR="001836D3" w:rsidRPr="00B77ECC" w:rsidRDefault="001836D3" w:rsidP="001836D3">
      <w:pPr>
        <w:numPr>
          <w:ilvl w:val="0"/>
          <w:numId w:val="31"/>
        </w:numPr>
        <w:shd w:val="clear" w:color="auto" w:fill="FFFFFF"/>
        <w:spacing w:after="0"/>
        <w:ind w:left="1125"/>
        <w:textAlignment w:val="baseline"/>
        <w:divId w:val="1904219087"/>
        <w:rPr>
          <w:rFonts w:ascii="inherit" w:hAnsi="inherit"/>
          <w:color w:val="00B050"/>
          <w:sz w:val="27"/>
          <w:szCs w:val="27"/>
        </w:rPr>
      </w:pPr>
      <w:r w:rsidRPr="00B77ECC">
        <w:rPr>
          <w:rStyle w:val="Strong"/>
          <w:rFonts w:ascii="inherit" w:hAnsi="inherit"/>
          <w:color w:val="00B050"/>
          <w:sz w:val="27"/>
          <w:szCs w:val="27"/>
          <w:bdr w:val="none" w:sz="0" w:space="0" w:color="auto" w:frame="1"/>
        </w:rPr>
        <w:t>NLB does not</w:t>
      </w:r>
      <w:r w:rsidRPr="00B77ECC">
        <w:rPr>
          <w:rFonts w:ascii="inherit" w:hAnsi="inherit"/>
          <w:color w:val="00B050"/>
          <w:sz w:val="27"/>
          <w:szCs w:val="27"/>
        </w:rPr>
        <w:t> support idle connection timeout</w:t>
      </w:r>
    </w:p>
    <w:p w14:paraId="7C53E557"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b w:val="0"/>
          <w:bCs w:val="0"/>
          <w:color w:val="000000"/>
          <w:sz w:val="42"/>
          <w:szCs w:val="42"/>
          <w:bdr w:val="none" w:sz="0" w:space="0" w:color="auto" w:frame="1"/>
        </w:rPr>
        <w:t>Cross-zone Load Balancing</w:t>
      </w:r>
    </w:p>
    <w:p w14:paraId="39922DEC" w14:textId="77777777" w:rsidR="001836D3" w:rsidRDefault="001836D3" w:rsidP="001836D3">
      <w:pPr>
        <w:numPr>
          <w:ilvl w:val="0"/>
          <w:numId w:val="32"/>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Cross-zone Load Balancing help distribute incoming requests evenly across all instances in its enabled AZs. By default, Load Balancer will evenly distribute requests evenly across its enabled AZs, irrespective of the instances it hosts.</w:t>
      </w:r>
    </w:p>
    <w:p w14:paraId="37F87F31" w14:textId="77777777" w:rsidR="001836D3" w:rsidRDefault="001836D3" w:rsidP="001836D3">
      <w:pPr>
        <w:numPr>
          <w:ilvl w:val="0"/>
          <w:numId w:val="32"/>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All Load Balancer types support Cross-zone load balancing, however for Classic it needs to be enabled while for ALB it is always enabled</w:t>
      </w:r>
    </w:p>
    <w:p w14:paraId="53344714"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Style w:val="Strong"/>
          <w:rFonts w:ascii="inherit" w:hAnsi="inherit"/>
          <w:b/>
          <w:bCs/>
          <w:color w:val="000000"/>
          <w:sz w:val="42"/>
          <w:szCs w:val="42"/>
          <w:bdr w:val="none" w:sz="0" w:space="0" w:color="auto" w:frame="1"/>
        </w:rPr>
        <w:t>Stick Sessions (Cookies)</w:t>
      </w:r>
    </w:p>
    <w:p w14:paraId="1797A0A9" w14:textId="77777777" w:rsidR="001836D3" w:rsidRDefault="001836D3" w:rsidP="001836D3">
      <w:pPr>
        <w:numPr>
          <w:ilvl w:val="0"/>
          <w:numId w:val="33"/>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Stick Sessions (Session Affinity) enables the load balancer to bind a user’s session to a specific instance, which ensures that all requests from the user during the session are sent to the same instance</w:t>
      </w:r>
    </w:p>
    <w:p w14:paraId="2EFB376E" w14:textId="77777777" w:rsidR="001836D3" w:rsidRPr="0014669F" w:rsidRDefault="001836D3" w:rsidP="001836D3">
      <w:pPr>
        <w:numPr>
          <w:ilvl w:val="0"/>
          <w:numId w:val="33"/>
        </w:numPr>
        <w:shd w:val="clear" w:color="auto" w:fill="FFFFFF"/>
        <w:spacing w:after="0"/>
        <w:ind w:left="1125"/>
        <w:textAlignment w:val="baseline"/>
        <w:divId w:val="1904219087"/>
        <w:rPr>
          <w:rFonts w:ascii="inherit" w:hAnsi="inherit"/>
          <w:color w:val="00B050"/>
          <w:sz w:val="27"/>
          <w:szCs w:val="27"/>
        </w:rPr>
      </w:pPr>
      <w:r w:rsidRPr="0014669F">
        <w:rPr>
          <w:rStyle w:val="Strong"/>
          <w:rFonts w:ascii="inherit" w:hAnsi="inherit"/>
          <w:color w:val="00B050"/>
          <w:sz w:val="27"/>
          <w:szCs w:val="27"/>
          <w:bdr w:val="none" w:sz="0" w:space="0" w:color="auto" w:frame="1"/>
        </w:rPr>
        <w:t>Classic ELB &amp; ALB supports</w:t>
      </w:r>
      <w:r w:rsidRPr="0014669F">
        <w:rPr>
          <w:rFonts w:ascii="inherit" w:hAnsi="inherit"/>
          <w:color w:val="00B050"/>
          <w:sz w:val="27"/>
          <w:szCs w:val="27"/>
        </w:rPr>
        <w:t> sticky sessions to maintain session affinity</w:t>
      </w:r>
    </w:p>
    <w:p w14:paraId="768A4E19" w14:textId="77777777" w:rsidR="001836D3" w:rsidRPr="0014669F" w:rsidRDefault="001836D3" w:rsidP="001836D3">
      <w:pPr>
        <w:numPr>
          <w:ilvl w:val="0"/>
          <w:numId w:val="33"/>
        </w:numPr>
        <w:shd w:val="clear" w:color="auto" w:fill="FFFFFF"/>
        <w:spacing w:after="0"/>
        <w:ind w:left="1125"/>
        <w:textAlignment w:val="baseline"/>
        <w:divId w:val="1904219087"/>
        <w:rPr>
          <w:rFonts w:ascii="inherit" w:hAnsi="inherit"/>
          <w:color w:val="00B050"/>
          <w:sz w:val="27"/>
          <w:szCs w:val="27"/>
        </w:rPr>
      </w:pPr>
      <w:r w:rsidRPr="0014669F">
        <w:rPr>
          <w:rStyle w:val="Strong"/>
          <w:rFonts w:ascii="inherit" w:hAnsi="inherit"/>
          <w:color w:val="00B050"/>
          <w:sz w:val="27"/>
          <w:szCs w:val="27"/>
          <w:bdr w:val="none" w:sz="0" w:space="0" w:color="auto" w:frame="1"/>
        </w:rPr>
        <w:t>NLB does not</w:t>
      </w:r>
      <w:r w:rsidRPr="0014669F">
        <w:rPr>
          <w:rFonts w:ascii="inherit" w:hAnsi="inherit"/>
          <w:color w:val="00B050"/>
          <w:sz w:val="27"/>
          <w:szCs w:val="27"/>
        </w:rPr>
        <w:t> support sticky sessions</w:t>
      </w:r>
    </w:p>
    <w:p w14:paraId="32E31ECD"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b w:val="0"/>
          <w:bCs w:val="0"/>
          <w:color w:val="000000"/>
          <w:sz w:val="42"/>
          <w:szCs w:val="42"/>
          <w:bdr w:val="none" w:sz="0" w:space="0" w:color="auto" w:frame="1"/>
        </w:rPr>
        <w:t>Static IP and Elastic IP Address</w:t>
      </w:r>
    </w:p>
    <w:p w14:paraId="4E2172EB" w14:textId="77777777" w:rsidR="001836D3" w:rsidRPr="0014669F" w:rsidRDefault="001836D3" w:rsidP="001836D3">
      <w:pPr>
        <w:numPr>
          <w:ilvl w:val="0"/>
          <w:numId w:val="34"/>
        </w:numPr>
        <w:shd w:val="clear" w:color="auto" w:fill="FFFFFF"/>
        <w:spacing w:after="0"/>
        <w:ind w:left="1125"/>
        <w:textAlignment w:val="baseline"/>
        <w:divId w:val="1904219087"/>
        <w:rPr>
          <w:rFonts w:ascii="inherit" w:hAnsi="inherit"/>
          <w:b/>
          <w:bCs/>
          <w:color w:val="00B050"/>
          <w:sz w:val="27"/>
          <w:szCs w:val="27"/>
        </w:rPr>
      </w:pPr>
      <w:r w:rsidRPr="0014669F">
        <w:rPr>
          <w:rFonts w:ascii="inherit" w:hAnsi="inherit"/>
          <w:b/>
          <w:bCs/>
          <w:color w:val="00B050"/>
          <w:sz w:val="27"/>
          <w:szCs w:val="27"/>
        </w:rPr>
        <w:t>NLB automatically provides a static IP per AZ (subnet) that can be used by applications as the front-end IP of the load balancer.</w:t>
      </w:r>
    </w:p>
    <w:p w14:paraId="7442700B" w14:textId="77777777" w:rsidR="001836D3" w:rsidRPr="0014669F" w:rsidRDefault="001836D3" w:rsidP="001836D3">
      <w:pPr>
        <w:numPr>
          <w:ilvl w:val="0"/>
          <w:numId w:val="34"/>
        </w:numPr>
        <w:shd w:val="clear" w:color="auto" w:fill="FFFFFF"/>
        <w:spacing w:after="0"/>
        <w:ind w:left="1125"/>
        <w:textAlignment w:val="baseline"/>
        <w:divId w:val="1904219087"/>
        <w:rPr>
          <w:rFonts w:ascii="inherit" w:hAnsi="inherit"/>
          <w:color w:val="00B050"/>
          <w:sz w:val="27"/>
          <w:szCs w:val="27"/>
        </w:rPr>
      </w:pPr>
      <w:r w:rsidRPr="0014669F">
        <w:rPr>
          <w:rFonts w:ascii="inherit" w:hAnsi="inherit"/>
          <w:color w:val="00B050"/>
          <w:sz w:val="27"/>
          <w:szCs w:val="27"/>
        </w:rPr>
        <w:t>NLB also allows the option to assign an Elastic IP per AZ (subnet) thereby providing your own fixed IP.</w:t>
      </w:r>
    </w:p>
    <w:p w14:paraId="33D14B8F" w14:textId="77777777" w:rsidR="001836D3" w:rsidRPr="0014669F" w:rsidRDefault="001836D3" w:rsidP="001836D3">
      <w:pPr>
        <w:numPr>
          <w:ilvl w:val="0"/>
          <w:numId w:val="34"/>
        </w:numPr>
        <w:shd w:val="clear" w:color="auto" w:fill="FFFFFF"/>
        <w:spacing w:after="0"/>
        <w:ind w:left="1125"/>
        <w:textAlignment w:val="baseline"/>
        <w:divId w:val="1904219087"/>
        <w:rPr>
          <w:rFonts w:ascii="inherit" w:hAnsi="inherit"/>
          <w:color w:val="00B050"/>
          <w:sz w:val="27"/>
          <w:szCs w:val="27"/>
        </w:rPr>
      </w:pPr>
      <w:r w:rsidRPr="0014669F">
        <w:rPr>
          <w:rStyle w:val="Strong"/>
          <w:rFonts w:ascii="inherit" w:hAnsi="inherit"/>
          <w:color w:val="00B050"/>
          <w:sz w:val="27"/>
          <w:szCs w:val="27"/>
          <w:bdr w:val="none" w:sz="0" w:space="0" w:color="auto" w:frame="1"/>
        </w:rPr>
        <w:t>Classic ELB and ALB does not support</w:t>
      </w:r>
      <w:r w:rsidRPr="0014669F">
        <w:rPr>
          <w:rFonts w:ascii="inherit" w:hAnsi="inherit"/>
          <w:color w:val="00B050"/>
          <w:sz w:val="27"/>
          <w:szCs w:val="27"/>
        </w:rPr>
        <w:t> Static and Elastic IP address</w:t>
      </w:r>
    </w:p>
    <w:p w14:paraId="7F4C86A3"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color w:val="000000"/>
          <w:sz w:val="42"/>
          <w:szCs w:val="42"/>
          <w:bdr w:val="none" w:sz="0" w:space="0" w:color="auto" w:frame="1"/>
        </w:rPr>
        <w:t>Preserve source IP address</w:t>
      </w:r>
    </w:p>
    <w:p w14:paraId="35D60550" w14:textId="123BCF03" w:rsidR="001836D3" w:rsidRDefault="001836D3" w:rsidP="001836D3">
      <w:pPr>
        <w:numPr>
          <w:ilvl w:val="0"/>
          <w:numId w:val="35"/>
        </w:numPr>
        <w:shd w:val="clear" w:color="auto" w:fill="FFFFFF"/>
        <w:spacing w:after="0"/>
        <w:ind w:left="1125"/>
        <w:textAlignment w:val="baseline"/>
        <w:divId w:val="1904219087"/>
        <w:rPr>
          <w:rFonts w:ascii="inherit" w:hAnsi="inherit"/>
          <w:b/>
          <w:bCs/>
          <w:color w:val="00B050"/>
          <w:sz w:val="27"/>
          <w:szCs w:val="27"/>
        </w:rPr>
      </w:pPr>
      <w:r w:rsidRPr="0014669F">
        <w:rPr>
          <w:rFonts w:ascii="inherit" w:hAnsi="inherit"/>
          <w:b/>
          <w:bCs/>
          <w:color w:val="00B050"/>
          <w:sz w:val="27"/>
          <w:szCs w:val="27"/>
        </w:rPr>
        <w:t xml:space="preserve">NLB preserves the </w:t>
      </w:r>
      <w:proofErr w:type="gramStart"/>
      <w:r w:rsidRPr="0014669F">
        <w:rPr>
          <w:rFonts w:ascii="inherit" w:hAnsi="inherit"/>
          <w:b/>
          <w:bCs/>
          <w:color w:val="00B050"/>
          <w:sz w:val="27"/>
          <w:szCs w:val="27"/>
        </w:rPr>
        <w:t>client side</w:t>
      </w:r>
      <w:proofErr w:type="gramEnd"/>
      <w:r w:rsidRPr="0014669F">
        <w:rPr>
          <w:rFonts w:ascii="inherit" w:hAnsi="inherit"/>
          <w:b/>
          <w:bCs/>
          <w:color w:val="00B050"/>
          <w:sz w:val="27"/>
          <w:szCs w:val="27"/>
        </w:rPr>
        <w:t xml:space="preserve"> source IP allowing the back-end to see the IP address of the client. This can then be used by applications for further processing.</w:t>
      </w:r>
      <w:r w:rsidR="00B77ECC">
        <w:rPr>
          <w:rFonts w:ascii="inherit" w:hAnsi="inherit"/>
          <w:b/>
          <w:bCs/>
          <w:color w:val="00B050"/>
          <w:sz w:val="27"/>
          <w:szCs w:val="27"/>
        </w:rPr>
        <w:t xml:space="preserve"> </w:t>
      </w:r>
    </w:p>
    <w:p w14:paraId="1B815E10" w14:textId="25AE83B2" w:rsidR="00B77ECC" w:rsidRPr="0014669F" w:rsidRDefault="00B77ECC" w:rsidP="001836D3">
      <w:pPr>
        <w:numPr>
          <w:ilvl w:val="0"/>
          <w:numId w:val="35"/>
        </w:numPr>
        <w:shd w:val="clear" w:color="auto" w:fill="FFFFFF"/>
        <w:spacing w:after="0"/>
        <w:ind w:left="1125"/>
        <w:textAlignment w:val="baseline"/>
        <w:divId w:val="1904219087"/>
        <w:rPr>
          <w:rFonts w:ascii="inherit" w:hAnsi="inherit"/>
          <w:b/>
          <w:bCs/>
          <w:color w:val="00B050"/>
          <w:sz w:val="27"/>
          <w:szCs w:val="27"/>
        </w:rPr>
      </w:pPr>
      <w:r>
        <w:rPr>
          <w:rFonts w:ascii="inherit" w:hAnsi="inherit"/>
          <w:b/>
          <w:bCs/>
          <w:color w:val="00B050"/>
          <w:sz w:val="27"/>
          <w:szCs w:val="27"/>
        </w:rPr>
        <w:t>NLB doesn’t have Security Group attached so traffic is passed to Instance directly.</w:t>
      </w:r>
    </w:p>
    <w:p w14:paraId="6E96AFB1" w14:textId="77777777" w:rsidR="001836D3" w:rsidRPr="0014669F" w:rsidRDefault="001836D3" w:rsidP="001836D3">
      <w:pPr>
        <w:numPr>
          <w:ilvl w:val="0"/>
          <w:numId w:val="35"/>
        </w:numPr>
        <w:shd w:val="clear" w:color="auto" w:fill="FFFFFF"/>
        <w:spacing w:after="0"/>
        <w:ind w:left="1125"/>
        <w:textAlignment w:val="baseline"/>
        <w:divId w:val="1904219087"/>
        <w:rPr>
          <w:rFonts w:ascii="inherit" w:hAnsi="inherit"/>
          <w:b/>
          <w:bCs/>
          <w:color w:val="00B050"/>
          <w:sz w:val="27"/>
          <w:szCs w:val="27"/>
        </w:rPr>
      </w:pPr>
      <w:r w:rsidRPr="0014669F">
        <w:rPr>
          <w:rStyle w:val="Strong"/>
          <w:rFonts w:ascii="inherit" w:hAnsi="inherit"/>
          <w:b w:val="0"/>
          <w:bCs w:val="0"/>
          <w:color w:val="00B050"/>
          <w:sz w:val="27"/>
          <w:szCs w:val="27"/>
          <w:bdr w:val="none" w:sz="0" w:space="0" w:color="auto" w:frame="1"/>
        </w:rPr>
        <w:t>Classic ELB and ALB do not</w:t>
      </w:r>
      <w:r w:rsidRPr="0014669F">
        <w:rPr>
          <w:rFonts w:ascii="inherit" w:hAnsi="inherit"/>
          <w:b/>
          <w:bCs/>
          <w:color w:val="00B050"/>
          <w:sz w:val="27"/>
          <w:szCs w:val="27"/>
        </w:rPr>
        <w:t xml:space="preserve"> preserve the </w:t>
      </w:r>
      <w:proofErr w:type="gramStart"/>
      <w:r w:rsidRPr="0014669F">
        <w:rPr>
          <w:rFonts w:ascii="inherit" w:hAnsi="inherit"/>
          <w:b/>
          <w:bCs/>
          <w:color w:val="00B050"/>
          <w:sz w:val="27"/>
          <w:szCs w:val="27"/>
        </w:rPr>
        <w:t>client side</w:t>
      </w:r>
      <w:proofErr w:type="gramEnd"/>
      <w:r w:rsidRPr="0014669F">
        <w:rPr>
          <w:rFonts w:ascii="inherit" w:hAnsi="inherit"/>
          <w:b/>
          <w:bCs/>
          <w:color w:val="00B050"/>
          <w:sz w:val="27"/>
          <w:szCs w:val="27"/>
        </w:rPr>
        <w:t xml:space="preserve"> source IP. It needs to be retrieved using X-Forward-Header or proxy protocol</w:t>
      </w:r>
    </w:p>
    <w:p w14:paraId="25DF0D24"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proofErr w:type="spellStart"/>
      <w:r>
        <w:rPr>
          <w:rFonts w:ascii="inherit" w:hAnsi="inherit"/>
          <w:b w:val="0"/>
          <w:bCs w:val="0"/>
          <w:color w:val="000000"/>
          <w:sz w:val="42"/>
          <w:szCs w:val="42"/>
          <w:bdr w:val="none" w:sz="0" w:space="0" w:color="auto" w:frame="1"/>
        </w:rPr>
        <w:t>WebSockets</w:t>
      </w:r>
      <w:proofErr w:type="spellEnd"/>
    </w:p>
    <w:p w14:paraId="7907F105" w14:textId="77777777" w:rsidR="001836D3" w:rsidRDefault="001836D3" w:rsidP="001836D3">
      <w:pPr>
        <w:numPr>
          <w:ilvl w:val="0"/>
          <w:numId w:val="36"/>
        </w:numPr>
        <w:shd w:val="clear" w:color="auto" w:fill="FFFFFF"/>
        <w:spacing w:after="0"/>
        <w:ind w:left="1125"/>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Only ALB and NLB supports</w:t>
      </w:r>
      <w:r>
        <w:rPr>
          <w:rFonts w:ascii="inherit" w:hAnsi="inherit"/>
          <w:color w:val="666666"/>
          <w:sz w:val="27"/>
          <w:szCs w:val="27"/>
        </w:rPr>
        <w:t> </w:t>
      </w:r>
      <w:proofErr w:type="spellStart"/>
      <w:r>
        <w:rPr>
          <w:rFonts w:ascii="inherit" w:hAnsi="inherit"/>
          <w:color w:val="666666"/>
          <w:sz w:val="27"/>
          <w:szCs w:val="27"/>
        </w:rPr>
        <w:t>WebSockets</w:t>
      </w:r>
      <w:proofErr w:type="spellEnd"/>
    </w:p>
    <w:p w14:paraId="40B64FF1"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proofErr w:type="spellStart"/>
      <w:r>
        <w:rPr>
          <w:rFonts w:ascii="inherit" w:hAnsi="inherit"/>
          <w:b w:val="0"/>
          <w:bCs w:val="0"/>
          <w:color w:val="000000"/>
          <w:sz w:val="42"/>
          <w:szCs w:val="42"/>
          <w:bdr w:val="none" w:sz="0" w:space="0" w:color="auto" w:frame="1"/>
        </w:rPr>
        <w:t>PrivateLink</w:t>
      </w:r>
      <w:proofErr w:type="spellEnd"/>
      <w:r>
        <w:rPr>
          <w:rFonts w:ascii="inherit" w:hAnsi="inherit"/>
          <w:b w:val="0"/>
          <w:bCs w:val="0"/>
          <w:color w:val="000000"/>
          <w:sz w:val="42"/>
          <w:szCs w:val="42"/>
          <w:bdr w:val="none" w:sz="0" w:space="0" w:color="auto" w:frame="1"/>
        </w:rPr>
        <w:t xml:space="preserve"> Support</w:t>
      </w:r>
    </w:p>
    <w:p w14:paraId="2D25A599" w14:textId="77777777" w:rsidR="001836D3" w:rsidRPr="0014669F" w:rsidRDefault="001836D3" w:rsidP="001836D3">
      <w:pPr>
        <w:numPr>
          <w:ilvl w:val="0"/>
          <w:numId w:val="37"/>
        </w:numPr>
        <w:shd w:val="clear" w:color="auto" w:fill="FFFFFF"/>
        <w:spacing w:after="0"/>
        <w:ind w:left="1125"/>
        <w:textAlignment w:val="baseline"/>
        <w:divId w:val="1904219087"/>
        <w:rPr>
          <w:rFonts w:ascii="inherit" w:hAnsi="inherit"/>
          <w:b/>
          <w:bCs/>
          <w:color w:val="00B050"/>
          <w:sz w:val="27"/>
          <w:szCs w:val="27"/>
        </w:rPr>
      </w:pPr>
      <w:r w:rsidRPr="0014669F">
        <w:rPr>
          <w:rStyle w:val="Strong"/>
          <w:rFonts w:ascii="inherit" w:hAnsi="inherit"/>
          <w:b w:val="0"/>
          <w:bCs w:val="0"/>
          <w:color w:val="00B050"/>
          <w:sz w:val="27"/>
          <w:szCs w:val="27"/>
          <w:bdr w:val="none" w:sz="0" w:space="0" w:color="auto" w:frame="1"/>
        </w:rPr>
        <w:t>Only NLB supports</w:t>
      </w:r>
      <w:r w:rsidRPr="0014669F">
        <w:rPr>
          <w:rFonts w:ascii="inherit" w:hAnsi="inherit"/>
          <w:b/>
          <w:bCs/>
          <w:color w:val="00B050"/>
          <w:sz w:val="27"/>
          <w:szCs w:val="27"/>
        </w:rPr>
        <w:t> </w:t>
      </w:r>
      <w:proofErr w:type="spellStart"/>
      <w:r w:rsidRPr="0014669F">
        <w:rPr>
          <w:rFonts w:ascii="inherit" w:hAnsi="inherit"/>
          <w:b/>
          <w:bCs/>
          <w:color w:val="00B050"/>
          <w:sz w:val="27"/>
          <w:szCs w:val="27"/>
        </w:rPr>
        <w:t>PrivateLink</w:t>
      </w:r>
      <w:proofErr w:type="spellEnd"/>
      <w:r w:rsidRPr="0014669F">
        <w:rPr>
          <w:rFonts w:ascii="inherit" w:hAnsi="inherit"/>
          <w:b/>
          <w:bCs/>
          <w:color w:val="00B050"/>
          <w:sz w:val="27"/>
          <w:szCs w:val="27"/>
        </w:rPr>
        <w:t xml:space="preserve"> (TCP, TLS)</w:t>
      </w:r>
    </w:p>
    <w:p w14:paraId="184E9848"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Style w:val="Strong"/>
          <w:rFonts w:ascii="inherit" w:hAnsi="inherit"/>
          <w:b/>
          <w:bCs/>
          <w:color w:val="000000"/>
          <w:sz w:val="42"/>
          <w:szCs w:val="42"/>
          <w:bdr w:val="none" w:sz="0" w:space="0" w:color="auto" w:frame="1"/>
        </w:rPr>
        <w:t>SSL Termination/Offloading</w:t>
      </w:r>
    </w:p>
    <w:p w14:paraId="1A34B064" w14:textId="77777777" w:rsidR="001836D3" w:rsidRPr="0014669F" w:rsidRDefault="001836D3" w:rsidP="001836D3">
      <w:pPr>
        <w:numPr>
          <w:ilvl w:val="0"/>
          <w:numId w:val="38"/>
        </w:numPr>
        <w:shd w:val="clear" w:color="auto" w:fill="FFFFFF"/>
        <w:spacing w:after="0"/>
        <w:ind w:left="1125"/>
        <w:textAlignment w:val="baseline"/>
        <w:divId w:val="1904219087"/>
        <w:rPr>
          <w:rFonts w:ascii="inherit" w:hAnsi="inherit"/>
          <w:color w:val="00B050"/>
          <w:sz w:val="27"/>
          <w:szCs w:val="27"/>
        </w:rPr>
      </w:pPr>
      <w:r w:rsidRPr="0014669F">
        <w:rPr>
          <w:rFonts w:ascii="inherit" w:hAnsi="inherit"/>
          <w:color w:val="00B050"/>
          <w:sz w:val="27"/>
          <w:szCs w:val="27"/>
        </w:rPr>
        <w:t xml:space="preserve">SSL Termination helps decrypt requests from clients before sending them to targets </w:t>
      </w:r>
      <w:proofErr w:type="gramStart"/>
      <w:r w:rsidRPr="0014669F">
        <w:rPr>
          <w:rFonts w:ascii="inherit" w:hAnsi="inherit"/>
          <w:color w:val="00B050"/>
          <w:sz w:val="27"/>
          <w:szCs w:val="27"/>
        </w:rPr>
        <w:t>and</w:t>
      </w:r>
      <w:proofErr w:type="gramEnd"/>
      <w:r w:rsidRPr="0014669F">
        <w:rPr>
          <w:rFonts w:ascii="inherit" w:hAnsi="inherit"/>
          <w:color w:val="00B050"/>
          <w:sz w:val="27"/>
          <w:szCs w:val="27"/>
        </w:rPr>
        <w:t xml:space="preserve"> hence reducing the load. SSL certificate must be installed on the load balancer.</w:t>
      </w:r>
    </w:p>
    <w:p w14:paraId="6CC369A5" w14:textId="68F3E95E" w:rsidR="001836D3" w:rsidRPr="00DD5385" w:rsidRDefault="001836D3" w:rsidP="00A94080">
      <w:pPr>
        <w:numPr>
          <w:ilvl w:val="0"/>
          <w:numId w:val="38"/>
        </w:numPr>
        <w:shd w:val="clear" w:color="auto" w:fill="FFFFFF"/>
        <w:spacing w:after="0"/>
        <w:ind w:left="1125"/>
        <w:textAlignment w:val="baseline"/>
        <w:divId w:val="1904219087"/>
        <w:rPr>
          <w:rFonts w:ascii="inherit" w:hAnsi="inherit"/>
          <w:color w:val="666666"/>
          <w:sz w:val="27"/>
          <w:szCs w:val="27"/>
        </w:rPr>
      </w:pPr>
      <w:r w:rsidRPr="00DD5385">
        <w:rPr>
          <w:rStyle w:val="Strong"/>
          <w:rFonts w:ascii="inherit" w:hAnsi="inherit"/>
          <w:color w:val="00B050"/>
          <w:sz w:val="27"/>
          <w:szCs w:val="27"/>
          <w:bdr w:val="none" w:sz="0" w:space="0" w:color="auto" w:frame="1"/>
        </w:rPr>
        <w:t>All load balancers types support</w:t>
      </w:r>
      <w:r w:rsidRPr="00DD5385">
        <w:rPr>
          <w:rFonts w:ascii="inherit" w:hAnsi="inherit"/>
          <w:color w:val="00B050"/>
          <w:sz w:val="27"/>
          <w:szCs w:val="27"/>
        </w:rPr>
        <w:t> SSL Termination</w:t>
      </w:r>
      <w:del w:id="0" w:author="Unknown">
        <w:r w:rsidRPr="00DD5385">
          <w:rPr>
            <w:rStyle w:val="Strong"/>
            <w:rFonts w:ascii="inherit" w:hAnsi="inherit"/>
            <w:color w:val="000000"/>
            <w:sz w:val="42"/>
            <w:szCs w:val="42"/>
            <w:bdr w:val="none" w:sz="0" w:space="0" w:color="auto" w:frame="1"/>
          </w:rPr>
          <w:delText>Back-end Server Authentication</w:delText>
        </w:r>
      </w:del>
      <w:r w:rsidR="00881F56" w:rsidRPr="00DD5385">
        <w:rPr>
          <w:rFonts w:ascii="inherit" w:hAnsi="inherit"/>
          <w:color w:val="666666"/>
          <w:sz w:val="27"/>
          <w:szCs w:val="27"/>
          <w:bdr w:val="none" w:sz="0" w:space="0" w:color="auto" w:frame="1"/>
        </w:rPr>
        <w:t xml:space="preserve"> </w:t>
      </w:r>
      <w:del w:id="1" w:author="Unknown">
        <w:r w:rsidRPr="00DD5385">
          <w:rPr>
            <w:rFonts w:ascii="inherit" w:hAnsi="inherit"/>
            <w:color w:val="666666"/>
            <w:sz w:val="27"/>
            <w:szCs w:val="27"/>
            <w:bdr w:val="none" w:sz="0" w:space="0" w:color="auto" w:frame="1"/>
          </w:rPr>
          <w:delText>Back-end Server Authentication enables authentication of the instances. Load balancer communicates with an instance only if the public key that the instance presents to the load balancer matches a public key in the authentication policy for the load balancer.</w:delText>
        </w:r>
      </w:del>
    </w:p>
    <w:p w14:paraId="1FB8C200" w14:textId="77777777" w:rsidR="001836D3" w:rsidRDefault="001836D3" w:rsidP="00881F56">
      <w:pPr>
        <w:shd w:val="clear" w:color="auto" w:fill="FFFFFF"/>
        <w:spacing w:after="0"/>
        <w:ind w:left="1125"/>
        <w:textAlignment w:val="baseline"/>
        <w:divId w:val="1904219087"/>
        <w:rPr>
          <w:rFonts w:ascii="inherit" w:hAnsi="inherit"/>
          <w:color w:val="666666"/>
          <w:sz w:val="27"/>
          <w:szCs w:val="27"/>
        </w:rPr>
      </w:pPr>
      <w:del w:id="2" w:author="Unknown">
        <w:r>
          <w:rPr>
            <w:rFonts w:ascii="inherit" w:hAnsi="inherit"/>
            <w:color w:val="666666"/>
            <w:sz w:val="27"/>
            <w:szCs w:val="27"/>
            <w:bdr w:val="none" w:sz="0" w:space="0" w:color="auto" w:frame="1"/>
          </w:rPr>
          <w:delText>Classic Load Balancer supports while Application Load Balancer </w:delText>
        </w:r>
        <w:r>
          <w:rPr>
            <w:rStyle w:val="Strong"/>
            <w:rFonts w:ascii="inherit" w:hAnsi="inherit"/>
            <w:color w:val="666666"/>
            <w:sz w:val="27"/>
            <w:szCs w:val="27"/>
            <w:bdr w:val="none" w:sz="0" w:space="0" w:color="auto" w:frame="1"/>
          </w:rPr>
          <w:delText>does not</w:delText>
        </w:r>
        <w:r>
          <w:rPr>
            <w:rFonts w:ascii="inherit" w:hAnsi="inherit"/>
            <w:color w:val="666666"/>
            <w:sz w:val="27"/>
            <w:szCs w:val="27"/>
            <w:bdr w:val="none" w:sz="0" w:space="0" w:color="auto" w:frame="1"/>
          </w:rPr>
          <w:delText> support Back-end Server Authentication</w:delText>
        </w:r>
      </w:del>
    </w:p>
    <w:p w14:paraId="0DF73293"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b w:val="0"/>
          <w:bCs w:val="0"/>
          <w:color w:val="000000"/>
          <w:sz w:val="42"/>
          <w:szCs w:val="42"/>
          <w:bdr w:val="none" w:sz="0" w:space="0" w:color="auto" w:frame="1"/>
        </w:rPr>
        <w:t>Access Logs</w:t>
      </w:r>
    </w:p>
    <w:p w14:paraId="5F5BEA32" w14:textId="77777777" w:rsidR="001836D3" w:rsidRDefault="001836D3" w:rsidP="001836D3">
      <w:pPr>
        <w:numPr>
          <w:ilvl w:val="0"/>
          <w:numId w:val="40"/>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 xml:space="preserve">Access logs capture detailed information about requests sent to the load balancer. Each log contains information such </w:t>
      </w:r>
      <w:proofErr w:type="gramStart"/>
      <w:r>
        <w:rPr>
          <w:rFonts w:ascii="inherit" w:hAnsi="inherit"/>
          <w:color w:val="666666"/>
          <w:sz w:val="27"/>
          <w:szCs w:val="27"/>
        </w:rPr>
        <w:t>request  received</w:t>
      </w:r>
      <w:proofErr w:type="gramEnd"/>
      <w:r>
        <w:rPr>
          <w:rFonts w:ascii="inherit" w:hAnsi="inherit"/>
          <w:color w:val="666666"/>
          <w:sz w:val="27"/>
          <w:szCs w:val="27"/>
        </w:rPr>
        <w:t xml:space="preserve"> time, client’s IP address, latencies, request paths, and server responses</w:t>
      </w:r>
    </w:p>
    <w:p w14:paraId="6434743A" w14:textId="77777777" w:rsidR="001836D3" w:rsidRDefault="001836D3" w:rsidP="001836D3">
      <w:pPr>
        <w:numPr>
          <w:ilvl w:val="0"/>
          <w:numId w:val="40"/>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All Load Balancer types provide access logs, with ALB providing additional attributes</w:t>
      </w:r>
    </w:p>
    <w:p w14:paraId="4B5BBCC5" w14:textId="77777777"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Style w:val="Strong"/>
          <w:rFonts w:ascii="inherit" w:hAnsi="inherit"/>
          <w:b/>
          <w:bCs/>
          <w:color w:val="000000"/>
          <w:sz w:val="42"/>
          <w:szCs w:val="42"/>
          <w:bdr w:val="none" w:sz="0" w:space="0" w:color="auto" w:frame="1"/>
        </w:rPr>
        <w:t>Host-based Routing &amp; Path-based Routing</w:t>
      </w:r>
    </w:p>
    <w:p w14:paraId="1965BA65" w14:textId="77777777" w:rsidR="001836D3" w:rsidRDefault="001836D3" w:rsidP="001836D3">
      <w:pPr>
        <w:numPr>
          <w:ilvl w:val="0"/>
          <w:numId w:val="41"/>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Host-based routing use host conditions to define rules that forward requests to different target groups based on the host name in the host header. This enables ALB to support multiple domains using a single load balancer.</w:t>
      </w:r>
    </w:p>
    <w:p w14:paraId="6EAC6C96" w14:textId="77777777" w:rsidR="001836D3" w:rsidRDefault="001836D3" w:rsidP="001836D3">
      <w:pPr>
        <w:numPr>
          <w:ilvl w:val="0"/>
          <w:numId w:val="41"/>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Path-based routing use path conditions to define rules that forward requests to different target groups based on the URL in the request. Each path condition has one path pattern. If the URL in a request matches the path pattern in a listener rule exactly, the request is routed using that rule.</w:t>
      </w:r>
    </w:p>
    <w:p w14:paraId="67CEA3A9" w14:textId="77777777" w:rsidR="001836D3" w:rsidRPr="0014669F" w:rsidRDefault="001836D3" w:rsidP="001836D3">
      <w:pPr>
        <w:numPr>
          <w:ilvl w:val="0"/>
          <w:numId w:val="41"/>
        </w:numPr>
        <w:shd w:val="clear" w:color="auto" w:fill="FFFFFF"/>
        <w:spacing w:after="0"/>
        <w:ind w:left="1125"/>
        <w:textAlignment w:val="baseline"/>
        <w:divId w:val="1904219087"/>
        <w:rPr>
          <w:rFonts w:ascii="inherit" w:hAnsi="inherit"/>
          <w:b/>
          <w:bCs/>
          <w:color w:val="00B050"/>
          <w:sz w:val="27"/>
          <w:szCs w:val="27"/>
        </w:rPr>
      </w:pPr>
      <w:r w:rsidRPr="0014669F">
        <w:rPr>
          <w:rStyle w:val="Strong"/>
          <w:rFonts w:ascii="inherit" w:hAnsi="inherit"/>
          <w:b w:val="0"/>
          <w:bCs w:val="0"/>
          <w:color w:val="00B050"/>
          <w:sz w:val="27"/>
          <w:szCs w:val="27"/>
          <w:bdr w:val="none" w:sz="0" w:space="0" w:color="auto" w:frame="1"/>
        </w:rPr>
        <w:t>Only ALB supports</w:t>
      </w:r>
      <w:r w:rsidRPr="0014669F">
        <w:rPr>
          <w:rFonts w:ascii="inherit" w:hAnsi="inherit"/>
          <w:b/>
          <w:bCs/>
          <w:color w:val="00B050"/>
          <w:sz w:val="27"/>
          <w:szCs w:val="27"/>
        </w:rPr>
        <w:t> Host-based &amp; Path-based routing.</w:t>
      </w:r>
    </w:p>
    <w:p w14:paraId="68E9B17D" w14:textId="77777777" w:rsidR="0014669F" w:rsidRDefault="0014669F">
      <w:pPr>
        <w:pStyle w:val="Heading2"/>
        <w:shd w:val="clear" w:color="auto" w:fill="FFFFFF"/>
        <w:spacing w:before="0"/>
        <w:textAlignment w:val="baseline"/>
        <w:divId w:val="1904219087"/>
        <w:rPr>
          <w:rFonts w:ascii="inherit" w:hAnsi="inherit"/>
          <w:b w:val="0"/>
          <w:bCs w:val="0"/>
          <w:color w:val="666666"/>
          <w:sz w:val="42"/>
          <w:szCs w:val="42"/>
          <w:bdr w:val="none" w:sz="0" w:space="0" w:color="auto" w:frame="1"/>
        </w:rPr>
      </w:pPr>
    </w:p>
    <w:p w14:paraId="461929C8" w14:textId="79A33406" w:rsidR="00DD5385" w:rsidRDefault="00DD5385">
      <w:pPr>
        <w:pStyle w:val="Heading2"/>
        <w:shd w:val="clear" w:color="auto" w:fill="FFFFFF"/>
        <w:spacing w:before="0"/>
        <w:textAlignment w:val="baseline"/>
        <w:divId w:val="1904219087"/>
        <w:rPr>
          <w:rFonts w:ascii="inherit" w:hAnsi="inherit"/>
          <w:b w:val="0"/>
          <w:bCs w:val="0"/>
          <w:color w:val="666666"/>
          <w:sz w:val="42"/>
          <w:szCs w:val="42"/>
          <w:bdr w:val="none" w:sz="0" w:space="0" w:color="auto" w:frame="1"/>
        </w:rPr>
      </w:pPr>
      <w:r>
        <w:rPr>
          <w:noProof/>
        </w:rPr>
        <w:drawing>
          <wp:inline distT="0" distB="0" distL="0" distR="0" wp14:anchorId="050FD540" wp14:editId="4B74B085">
            <wp:extent cx="9982200" cy="5514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982200" cy="5514975"/>
                    </a:xfrm>
                    <a:prstGeom prst="rect">
                      <a:avLst/>
                    </a:prstGeom>
                  </pic:spPr>
                </pic:pic>
              </a:graphicData>
            </a:graphic>
          </wp:inline>
        </w:drawing>
      </w:r>
    </w:p>
    <w:p w14:paraId="098CCD0D" w14:textId="77777777" w:rsidR="00DD5385" w:rsidRDefault="00DD5385">
      <w:pPr>
        <w:pStyle w:val="Heading2"/>
        <w:shd w:val="clear" w:color="auto" w:fill="FFFFFF"/>
        <w:spacing w:before="0"/>
        <w:textAlignment w:val="baseline"/>
        <w:divId w:val="1904219087"/>
        <w:rPr>
          <w:rFonts w:ascii="inherit" w:hAnsi="inherit"/>
          <w:b w:val="0"/>
          <w:bCs w:val="0"/>
          <w:color w:val="666666"/>
          <w:sz w:val="42"/>
          <w:szCs w:val="42"/>
          <w:bdr w:val="none" w:sz="0" w:space="0" w:color="auto" w:frame="1"/>
        </w:rPr>
      </w:pPr>
    </w:p>
    <w:p w14:paraId="52F73846" w14:textId="4E64BBFE" w:rsidR="001836D3" w:rsidRDefault="001836D3">
      <w:pPr>
        <w:pStyle w:val="Heading2"/>
        <w:shd w:val="clear" w:color="auto" w:fill="FFFFFF"/>
        <w:spacing w:before="0"/>
        <w:textAlignment w:val="baseline"/>
        <w:divId w:val="1904219087"/>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615A1979" w14:textId="77777777" w:rsidR="001836D3" w:rsidRDefault="001836D3" w:rsidP="001836D3">
      <w:pPr>
        <w:numPr>
          <w:ilvl w:val="0"/>
          <w:numId w:val="43"/>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 company wants to use load balancer for their application. However, the company wants to forward the requests without any header modification. What service should the company use?</w:t>
      </w:r>
    </w:p>
    <w:p w14:paraId="5890270C"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Classic Load Balancer</w:t>
      </w:r>
    </w:p>
    <w:p w14:paraId="2D36ED5F"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Network Load Balancer</w:t>
      </w:r>
    </w:p>
    <w:p w14:paraId="2F3D3293"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Application Load Balancer</w:t>
      </w:r>
    </w:p>
    <w:p w14:paraId="59C9FBCE"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Use Route 53</w:t>
      </w:r>
    </w:p>
    <w:p w14:paraId="34CDF5D6" w14:textId="77777777" w:rsidR="001836D3" w:rsidRDefault="001836D3" w:rsidP="001836D3">
      <w:pPr>
        <w:numPr>
          <w:ilvl w:val="0"/>
          <w:numId w:val="43"/>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 Solutions Architect is building an Amazon ECS-based web application that requires that headers are not modified when being forwarded to Amazon ECS. Which load balancer should the Architect use?</w:t>
      </w:r>
    </w:p>
    <w:p w14:paraId="5C5CF113"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Application Load Balancer</w:t>
      </w:r>
    </w:p>
    <w:p w14:paraId="74995A0A"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Network Load Balancer</w:t>
      </w:r>
    </w:p>
    <w:p w14:paraId="3A20204D"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 virtual load balancer appliance from AWS marketplace</w:t>
      </w:r>
    </w:p>
    <w:p w14:paraId="7D840EBF"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Classic Load Balancer</w:t>
      </w:r>
    </w:p>
    <w:p w14:paraId="4E36C15A" w14:textId="77777777" w:rsidR="001836D3" w:rsidRDefault="001836D3" w:rsidP="001836D3">
      <w:pPr>
        <w:numPr>
          <w:ilvl w:val="0"/>
          <w:numId w:val="43"/>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An application tier currently hosts two web services on the same set of instances, listening on different ports. Which AWS service should a solutions architect use to route traffic to the service based on the incoming request?</w:t>
      </w:r>
    </w:p>
    <w:p w14:paraId="25A47F3A"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AWS Application Load Balancer</w:t>
      </w:r>
    </w:p>
    <w:p w14:paraId="32B18C45"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Amazon CloudFront</w:t>
      </w:r>
    </w:p>
    <w:p w14:paraId="605EEF62"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Amazon Route 53</w:t>
      </w:r>
    </w:p>
    <w:p w14:paraId="351264E9"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AWS Classic Load Balancer</w:t>
      </w:r>
    </w:p>
    <w:p w14:paraId="1DB5FE1C" w14:textId="77777777" w:rsidR="001836D3" w:rsidRDefault="001836D3" w:rsidP="001836D3">
      <w:pPr>
        <w:numPr>
          <w:ilvl w:val="0"/>
          <w:numId w:val="43"/>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 xml:space="preserve">A Solutions Architect needs to deploy an HTTP/HTTPS service on Amazon EC2 instances with support for </w:t>
      </w:r>
      <w:proofErr w:type="spellStart"/>
      <w:r>
        <w:rPr>
          <w:rFonts w:ascii="inherit" w:hAnsi="inherit"/>
          <w:color w:val="666666"/>
          <w:sz w:val="27"/>
          <w:szCs w:val="27"/>
        </w:rPr>
        <w:t>WebSockets</w:t>
      </w:r>
      <w:proofErr w:type="spellEnd"/>
      <w:r>
        <w:rPr>
          <w:rFonts w:ascii="inherit" w:hAnsi="inherit"/>
          <w:color w:val="666666"/>
          <w:sz w:val="27"/>
          <w:szCs w:val="27"/>
        </w:rPr>
        <w:t xml:space="preserve"> using load balancers. How can the Architect meet these requirements?</w:t>
      </w:r>
    </w:p>
    <w:p w14:paraId="69E24C3D"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Configure a Network Load balancer.</w:t>
      </w:r>
    </w:p>
    <w:p w14:paraId="2993B8B9"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Configure an Application Load Balancer.</w:t>
      </w:r>
    </w:p>
    <w:p w14:paraId="23224EA6"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Configure a Classic Load Balancer.</w:t>
      </w:r>
    </w:p>
    <w:p w14:paraId="76300E0B"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Configure a Layer-4 Load Balancer.</w:t>
      </w:r>
    </w:p>
    <w:p w14:paraId="2C97B0BC" w14:textId="77777777" w:rsidR="001836D3" w:rsidRDefault="001836D3" w:rsidP="001836D3">
      <w:pPr>
        <w:numPr>
          <w:ilvl w:val="0"/>
          <w:numId w:val="43"/>
        </w:numPr>
        <w:shd w:val="clear" w:color="auto" w:fill="FFFFFF"/>
        <w:spacing w:after="0"/>
        <w:ind w:left="1125"/>
        <w:textAlignment w:val="baseline"/>
        <w:divId w:val="1904219087"/>
        <w:rPr>
          <w:rFonts w:ascii="inherit" w:hAnsi="inherit"/>
          <w:color w:val="666666"/>
          <w:sz w:val="27"/>
          <w:szCs w:val="27"/>
        </w:rPr>
      </w:pPr>
      <w:r>
        <w:rPr>
          <w:rFonts w:ascii="inherit" w:hAnsi="inherit"/>
          <w:color w:val="666666"/>
          <w:sz w:val="27"/>
          <w:szCs w:val="27"/>
        </w:rPr>
        <w:t>A company is hosting an application in AWS for third party access. The third party needs to whitelist the application based on the IP. Which AWS service can the company use in the whitelisting of the IP address?</w:t>
      </w:r>
    </w:p>
    <w:p w14:paraId="5263F623"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AWS Application Load Balancer</w:t>
      </w:r>
    </w:p>
    <w:p w14:paraId="5FE66E63"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AWS Classic Load balancer</w:t>
      </w:r>
    </w:p>
    <w:p w14:paraId="2625A55B"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Style w:val="Strong"/>
          <w:rFonts w:ascii="inherit" w:hAnsi="inherit"/>
          <w:color w:val="666666"/>
          <w:sz w:val="27"/>
          <w:szCs w:val="27"/>
          <w:bdr w:val="none" w:sz="0" w:space="0" w:color="auto" w:frame="1"/>
        </w:rPr>
        <w:t>AWS Network Load Balancer</w:t>
      </w:r>
    </w:p>
    <w:p w14:paraId="0D45624A" w14:textId="77777777" w:rsidR="001836D3" w:rsidRDefault="001836D3" w:rsidP="001836D3">
      <w:pPr>
        <w:numPr>
          <w:ilvl w:val="1"/>
          <w:numId w:val="43"/>
        </w:numPr>
        <w:shd w:val="clear" w:color="auto" w:fill="FFFFFF"/>
        <w:spacing w:after="0"/>
        <w:ind w:left="2250"/>
        <w:textAlignment w:val="baseline"/>
        <w:divId w:val="1904219087"/>
        <w:rPr>
          <w:rFonts w:ascii="inherit" w:hAnsi="inherit"/>
          <w:color w:val="666666"/>
          <w:sz w:val="27"/>
          <w:szCs w:val="27"/>
        </w:rPr>
      </w:pPr>
      <w:r>
        <w:rPr>
          <w:rFonts w:ascii="inherit" w:hAnsi="inherit"/>
          <w:color w:val="666666"/>
          <w:sz w:val="27"/>
          <w:szCs w:val="27"/>
        </w:rPr>
        <w:t>AWS Route 53</w:t>
      </w:r>
    </w:p>
    <w:p w14:paraId="5A0095A5" w14:textId="39D85646" w:rsidR="00533C6A" w:rsidRDefault="00533C6A">
      <w:pPr>
        <w:pStyle w:val="Heading1"/>
        <w:shd w:val="clear" w:color="auto" w:fill="FFFFFF"/>
        <w:spacing w:before="0"/>
        <w:textAlignment w:val="baseline"/>
        <w:divId w:val="209652402"/>
      </w:pPr>
    </w:p>
    <w:sectPr w:rsidR="00533C6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BEF"/>
    <w:multiLevelType w:val="multilevel"/>
    <w:tmpl w:val="63E4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03992"/>
    <w:multiLevelType w:val="multilevel"/>
    <w:tmpl w:val="A2DC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9137A"/>
    <w:multiLevelType w:val="multilevel"/>
    <w:tmpl w:val="C24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84779"/>
    <w:multiLevelType w:val="multilevel"/>
    <w:tmpl w:val="4DD8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6A0010"/>
    <w:multiLevelType w:val="multilevel"/>
    <w:tmpl w:val="4988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850555"/>
    <w:multiLevelType w:val="multilevel"/>
    <w:tmpl w:val="7FD6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8D34E1"/>
    <w:multiLevelType w:val="multilevel"/>
    <w:tmpl w:val="D670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32276E"/>
    <w:multiLevelType w:val="multilevel"/>
    <w:tmpl w:val="CED4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3D1AE5"/>
    <w:multiLevelType w:val="multilevel"/>
    <w:tmpl w:val="F988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48429C"/>
    <w:multiLevelType w:val="multilevel"/>
    <w:tmpl w:val="45EE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6F1864"/>
    <w:multiLevelType w:val="multilevel"/>
    <w:tmpl w:val="E04EA2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2B4B8E"/>
    <w:multiLevelType w:val="multilevel"/>
    <w:tmpl w:val="7D10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E53ABB"/>
    <w:multiLevelType w:val="multilevel"/>
    <w:tmpl w:val="C09461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C5128E"/>
    <w:multiLevelType w:val="multilevel"/>
    <w:tmpl w:val="FF36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ED7BD0"/>
    <w:multiLevelType w:val="multilevel"/>
    <w:tmpl w:val="57F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4171B5"/>
    <w:multiLevelType w:val="multilevel"/>
    <w:tmpl w:val="07F6C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490541"/>
    <w:multiLevelType w:val="multilevel"/>
    <w:tmpl w:val="56D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A91EFF"/>
    <w:multiLevelType w:val="multilevel"/>
    <w:tmpl w:val="84AAF0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D22829"/>
    <w:multiLevelType w:val="multilevel"/>
    <w:tmpl w:val="AEE0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376520"/>
    <w:multiLevelType w:val="multilevel"/>
    <w:tmpl w:val="A07C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F6387E"/>
    <w:multiLevelType w:val="multilevel"/>
    <w:tmpl w:val="E172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AF493B"/>
    <w:multiLevelType w:val="multilevel"/>
    <w:tmpl w:val="4E9E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4D4093"/>
    <w:multiLevelType w:val="multilevel"/>
    <w:tmpl w:val="1A1A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FC4377"/>
    <w:multiLevelType w:val="multilevel"/>
    <w:tmpl w:val="BFE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A40837"/>
    <w:multiLevelType w:val="multilevel"/>
    <w:tmpl w:val="B190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C1410D"/>
    <w:multiLevelType w:val="multilevel"/>
    <w:tmpl w:val="7DFE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622CE0"/>
    <w:multiLevelType w:val="multilevel"/>
    <w:tmpl w:val="9932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B16596"/>
    <w:multiLevelType w:val="multilevel"/>
    <w:tmpl w:val="E7647B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3270BA"/>
    <w:multiLevelType w:val="multilevel"/>
    <w:tmpl w:val="A418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D43992"/>
    <w:multiLevelType w:val="multilevel"/>
    <w:tmpl w:val="9F9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EE1245"/>
    <w:multiLevelType w:val="multilevel"/>
    <w:tmpl w:val="49C68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497D8E"/>
    <w:multiLevelType w:val="multilevel"/>
    <w:tmpl w:val="29EC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E06136"/>
    <w:multiLevelType w:val="multilevel"/>
    <w:tmpl w:val="2F6E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681A3F"/>
    <w:multiLevelType w:val="multilevel"/>
    <w:tmpl w:val="2B9E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FA179F"/>
    <w:multiLevelType w:val="multilevel"/>
    <w:tmpl w:val="BDE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10440A"/>
    <w:multiLevelType w:val="multilevel"/>
    <w:tmpl w:val="07FC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EA6695"/>
    <w:multiLevelType w:val="multilevel"/>
    <w:tmpl w:val="3E00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44389A"/>
    <w:multiLevelType w:val="multilevel"/>
    <w:tmpl w:val="5D3C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513AE2"/>
    <w:multiLevelType w:val="multilevel"/>
    <w:tmpl w:val="5BFC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FB7832"/>
    <w:multiLevelType w:val="multilevel"/>
    <w:tmpl w:val="F57A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900546"/>
    <w:multiLevelType w:val="multilevel"/>
    <w:tmpl w:val="13446C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08094A"/>
    <w:multiLevelType w:val="multilevel"/>
    <w:tmpl w:val="FB56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701B7"/>
    <w:multiLevelType w:val="multilevel"/>
    <w:tmpl w:val="09AA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18"/>
  </w:num>
  <w:num w:numId="4">
    <w:abstractNumId w:val="23"/>
  </w:num>
  <w:num w:numId="5">
    <w:abstractNumId w:val="33"/>
  </w:num>
  <w:num w:numId="6">
    <w:abstractNumId w:val="3"/>
  </w:num>
  <w:num w:numId="7">
    <w:abstractNumId w:val="4"/>
  </w:num>
  <w:num w:numId="8">
    <w:abstractNumId w:val="10"/>
  </w:num>
  <w:num w:numId="9">
    <w:abstractNumId w:val="26"/>
  </w:num>
  <w:num w:numId="10">
    <w:abstractNumId w:val="32"/>
  </w:num>
  <w:num w:numId="11">
    <w:abstractNumId w:val="30"/>
  </w:num>
  <w:num w:numId="12">
    <w:abstractNumId w:val="36"/>
  </w:num>
  <w:num w:numId="13">
    <w:abstractNumId w:val="20"/>
  </w:num>
  <w:num w:numId="14">
    <w:abstractNumId w:val="19"/>
  </w:num>
  <w:num w:numId="15">
    <w:abstractNumId w:val="29"/>
  </w:num>
  <w:num w:numId="16">
    <w:abstractNumId w:val="14"/>
  </w:num>
  <w:num w:numId="17">
    <w:abstractNumId w:val="16"/>
  </w:num>
  <w:num w:numId="18">
    <w:abstractNumId w:val="25"/>
  </w:num>
  <w:num w:numId="19">
    <w:abstractNumId w:val="13"/>
  </w:num>
  <w:num w:numId="20">
    <w:abstractNumId w:val="24"/>
  </w:num>
  <w:num w:numId="21">
    <w:abstractNumId w:val="40"/>
  </w:num>
  <w:num w:numId="22">
    <w:abstractNumId w:val="27"/>
  </w:num>
  <w:num w:numId="23">
    <w:abstractNumId w:val="17"/>
  </w:num>
  <w:num w:numId="24">
    <w:abstractNumId w:val="8"/>
  </w:num>
  <w:num w:numId="25">
    <w:abstractNumId w:val="37"/>
  </w:num>
  <w:num w:numId="26">
    <w:abstractNumId w:val="6"/>
  </w:num>
  <w:num w:numId="27">
    <w:abstractNumId w:val="31"/>
  </w:num>
  <w:num w:numId="28">
    <w:abstractNumId w:val="22"/>
  </w:num>
  <w:num w:numId="29">
    <w:abstractNumId w:val="2"/>
  </w:num>
  <w:num w:numId="30">
    <w:abstractNumId w:val="42"/>
  </w:num>
  <w:num w:numId="31">
    <w:abstractNumId w:val="38"/>
  </w:num>
  <w:num w:numId="32">
    <w:abstractNumId w:val="11"/>
  </w:num>
  <w:num w:numId="33">
    <w:abstractNumId w:val="35"/>
  </w:num>
  <w:num w:numId="34">
    <w:abstractNumId w:val="28"/>
  </w:num>
  <w:num w:numId="35">
    <w:abstractNumId w:val="39"/>
  </w:num>
  <w:num w:numId="36">
    <w:abstractNumId w:val="1"/>
  </w:num>
  <w:num w:numId="37">
    <w:abstractNumId w:val="34"/>
  </w:num>
  <w:num w:numId="38">
    <w:abstractNumId w:val="7"/>
  </w:num>
  <w:num w:numId="39">
    <w:abstractNumId w:val="41"/>
  </w:num>
  <w:num w:numId="40">
    <w:abstractNumId w:val="5"/>
  </w:num>
  <w:num w:numId="41">
    <w:abstractNumId w:val="21"/>
  </w:num>
  <w:num w:numId="42">
    <w:abstractNumId w:val="0"/>
  </w:num>
  <w:num w:numId="43">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124844"/>
    <w:rsid w:val="0014669F"/>
    <w:rsid w:val="001836D3"/>
    <w:rsid w:val="001C4984"/>
    <w:rsid w:val="00230A98"/>
    <w:rsid w:val="002918E9"/>
    <w:rsid w:val="003D1B0B"/>
    <w:rsid w:val="00533C6A"/>
    <w:rsid w:val="00561D0D"/>
    <w:rsid w:val="006418D3"/>
    <w:rsid w:val="00647A87"/>
    <w:rsid w:val="00702EA9"/>
    <w:rsid w:val="007372F8"/>
    <w:rsid w:val="007821AF"/>
    <w:rsid w:val="007C0CBD"/>
    <w:rsid w:val="007C727C"/>
    <w:rsid w:val="007F5ED3"/>
    <w:rsid w:val="00881F56"/>
    <w:rsid w:val="0093307A"/>
    <w:rsid w:val="00950A94"/>
    <w:rsid w:val="00983831"/>
    <w:rsid w:val="009F2635"/>
    <w:rsid w:val="00A31AF8"/>
    <w:rsid w:val="00AE5E75"/>
    <w:rsid w:val="00AF3549"/>
    <w:rsid w:val="00B17BD1"/>
    <w:rsid w:val="00B77ECC"/>
    <w:rsid w:val="00B8391A"/>
    <w:rsid w:val="00B96B39"/>
    <w:rsid w:val="00C148F2"/>
    <w:rsid w:val="00C34C92"/>
    <w:rsid w:val="00C36899"/>
    <w:rsid w:val="00C41DF3"/>
    <w:rsid w:val="00C519AA"/>
    <w:rsid w:val="00D21929"/>
    <w:rsid w:val="00D35F3C"/>
    <w:rsid w:val="00D445F6"/>
    <w:rsid w:val="00D84D1D"/>
    <w:rsid w:val="00D97DC6"/>
    <w:rsid w:val="00DA1598"/>
    <w:rsid w:val="00DD5385"/>
    <w:rsid w:val="00E67062"/>
    <w:rsid w:val="00E94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 w:id="1904219087">
                  <w:marLeft w:val="0"/>
                  <w:marRight w:val="0"/>
                  <w:marTop w:val="0"/>
                  <w:marBottom w:val="0"/>
                  <w:divBdr>
                    <w:top w:val="none" w:sz="0" w:space="0" w:color="auto"/>
                    <w:left w:val="none" w:sz="0" w:space="0" w:color="auto"/>
                    <w:bottom w:val="none" w:sz="0" w:space="0" w:color="auto"/>
                    <w:right w:val="none" w:sz="0" w:space="0" w:color="auto"/>
                  </w:divBdr>
                  <w:divsChild>
                    <w:div w:id="82184737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C0E8A131-4416-4C3E-A6B1-29B9CF2B9BAD}"/>
      </w:docPartPr>
      <w:docPartBody>
        <w:p w:rsidR="00DD0607" w:rsidRDefault="00266B54">
          <w:r w:rsidRPr="00331AD5">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D1AF0"/>
    <w:rsid w:val="0019460A"/>
    <w:rsid w:val="00266B54"/>
    <w:rsid w:val="003E1A62"/>
    <w:rsid w:val="004E7F35"/>
    <w:rsid w:val="005106E3"/>
    <w:rsid w:val="0080671E"/>
    <w:rsid w:val="00A221B7"/>
    <w:rsid w:val="00A86275"/>
    <w:rsid w:val="00DD0607"/>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6B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Classic Load Balancer vs Application Load Balancer vs Network Load Balancer</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1348</TotalTime>
  <Pages>1</Pages>
  <Words>1243</Words>
  <Characters>7089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26</cp:revision>
  <dcterms:created xsi:type="dcterms:W3CDTF">2020-11-27T04:06:00Z</dcterms:created>
  <dcterms:modified xsi:type="dcterms:W3CDTF">2021-07-24T11:49:00Z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