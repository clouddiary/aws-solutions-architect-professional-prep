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26"/>
          <w:szCs w:val="32"/>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256B4EB3" w:rsidR="00E947D7" w:rsidRDefault="00BC7A1C">
              <w:pPr>
                <w:pStyle w:val="Publishwithline"/>
              </w:pPr>
              <w:r w:rsidRPr="00000781">
                <w:rPr>
                  <w:rFonts w:ascii="Georgia" w:eastAsia="Times New Roman" w:hAnsi="Georgia" w:cs="Times New Roman"/>
                  <w:color w:val="666666"/>
                  <w:kern w:val="36"/>
                  <w:sz w:val="48"/>
                  <w:szCs w:val="48"/>
                </w:rPr>
                <w:t>AWS VPC Peering</w:t>
              </w:r>
            </w:p>
          </w:sdtContent>
        </w:sdt>
        <w:p w14:paraId="4007A0B5" w14:textId="77777777" w:rsidR="00E947D7" w:rsidRDefault="00E947D7">
          <w:pPr>
            <w:pStyle w:val="underline"/>
          </w:pPr>
        </w:p>
        <w:p w14:paraId="595F1582" w14:textId="1F9AF374" w:rsidR="00B227DF" w:rsidRDefault="00FD3268">
          <w:pPr>
            <w:pStyle w:val="Heading2"/>
            <w:shd w:val="clear" w:color="auto" w:fill="FFFFFF"/>
            <w:spacing w:before="0"/>
            <w:textAlignment w:val="baseline"/>
            <w:divId w:val="24016622"/>
          </w:pPr>
        </w:p>
      </w:sdtContent>
    </w:sdt>
    <w:p w14:paraId="54F897DB" w14:textId="77777777" w:rsidR="00954431" w:rsidRPr="00954431" w:rsidRDefault="00954431" w:rsidP="00954431">
      <w:pPr>
        <w:pStyle w:val="Heading1"/>
        <w:shd w:val="clear" w:color="auto" w:fill="FFFFFF"/>
        <w:spacing w:before="0"/>
        <w:textAlignment w:val="baseline"/>
        <w:divId w:val="24016622"/>
        <w:rPr>
          <w:rFonts w:ascii="inherit" w:hAnsi="inherit"/>
          <w:b w:val="0"/>
          <w:bCs w:val="0"/>
          <w:color w:val="666666"/>
          <w:sz w:val="42"/>
          <w:szCs w:val="42"/>
          <w:bdr w:val="none" w:sz="0" w:space="0" w:color="auto" w:frame="1"/>
        </w:rPr>
      </w:pPr>
      <w:r w:rsidRPr="00954431">
        <w:rPr>
          <w:rFonts w:ascii="inherit" w:hAnsi="inherit"/>
          <w:b w:val="0"/>
          <w:bCs w:val="0"/>
          <w:color w:val="666666"/>
          <w:sz w:val="42"/>
          <w:szCs w:val="42"/>
          <w:bdr w:val="none" w:sz="0" w:space="0" w:color="auto" w:frame="1"/>
        </w:rPr>
        <w:t>VPC Peering Overview</w:t>
      </w:r>
    </w:p>
    <w:p w14:paraId="5FE68E90" w14:textId="77777777" w:rsidR="00954431" w:rsidRPr="00E7675C" w:rsidRDefault="00954431" w:rsidP="00954431">
      <w:pPr>
        <w:numPr>
          <w:ilvl w:val="0"/>
          <w:numId w:val="19"/>
        </w:numPr>
        <w:shd w:val="clear" w:color="auto" w:fill="FFFFFF"/>
        <w:spacing w:after="0"/>
        <w:ind w:left="1125"/>
        <w:textAlignment w:val="baseline"/>
        <w:divId w:val="24016622"/>
        <w:rPr>
          <w:rFonts w:ascii="inherit" w:hAnsi="inherit"/>
          <w:b/>
          <w:bCs/>
          <w:color w:val="00B050"/>
          <w:sz w:val="27"/>
          <w:szCs w:val="27"/>
        </w:rPr>
      </w:pPr>
      <w:r w:rsidRPr="00E7675C">
        <w:rPr>
          <w:rFonts w:ascii="inherit" w:hAnsi="inherit"/>
          <w:b/>
          <w:bCs/>
          <w:color w:val="00B050"/>
          <w:sz w:val="27"/>
          <w:szCs w:val="27"/>
        </w:rPr>
        <w:t>A VPC peering connection is a networking connection between two VPCs that enables routing of traffic between them using private IP addresses.</w:t>
      </w:r>
    </w:p>
    <w:p w14:paraId="2AF81AA2" w14:textId="77777777" w:rsidR="00954431" w:rsidRPr="00E7675C" w:rsidRDefault="00954431" w:rsidP="00954431">
      <w:pPr>
        <w:numPr>
          <w:ilvl w:val="0"/>
          <w:numId w:val="19"/>
        </w:numPr>
        <w:shd w:val="clear" w:color="auto" w:fill="FFFFFF"/>
        <w:spacing w:after="0"/>
        <w:ind w:left="1125"/>
        <w:textAlignment w:val="baseline"/>
        <w:divId w:val="24016622"/>
        <w:rPr>
          <w:rFonts w:ascii="inherit" w:hAnsi="inherit"/>
          <w:color w:val="00B050"/>
          <w:sz w:val="27"/>
          <w:szCs w:val="27"/>
        </w:rPr>
      </w:pPr>
      <w:r w:rsidRPr="00E7675C">
        <w:rPr>
          <w:rFonts w:ascii="inherit" w:hAnsi="inherit"/>
          <w:color w:val="00B050"/>
          <w:sz w:val="27"/>
          <w:szCs w:val="27"/>
        </w:rPr>
        <w:t>Instances in either VPC can communicate with each other as if they are within the same network</w:t>
      </w:r>
    </w:p>
    <w:p w14:paraId="0B22770C" w14:textId="77777777" w:rsidR="00954431" w:rsidRPr="00E7675C" w:rsidRDefault="00954431" w:rsidP="00954431">
      <w:pPr>
        <w:numPr>
          <w:ilvl w:val="0"/>
          <w:numId w:val="19"/>
        </w:numPr>
        <w:shd w:val="clear" w:color="auto" w:fill="FFFFFF"/>
        <w:spacing w:after="0"/>
        <w:ind w:left="1125"/>
        <w:textAlignment w:val="baseline"/>
        <w:divId w:val="24016622"/>
        <w:rPr>
          <w:rFonts w:ascii="inherit" w:hAnsi="inherit"/>
          <w:b/>
          <w:bCs/>
          <w:color w:val="00B050"/>
          <w:sz w:val="27"/>
          <w:szCs w:val="27"/>
        </w:rPr>
      </w:pPr>
      <w:r w:rsidRPr="00E7675C">
        <w:rPr>
          <w:rFonts w:ascii="inherit" w:hAnsi="inherit"/>
          <w:b/>
          <w:bCs/>
          <w:color w:val="00B050"/>
          <w:sz w:val="27"/>
          <w:szCs w:val="27"/>
        </w:rPr>
        <w:t>VPC peering connection can be established between your own VPCs, or with a VPC in another AWS account in a </w:t>
      </w:r>
      <w:del w:id="0" w:author="Unknown">
        <w:r w:rsidRPr="00E7675C">
          <w:rPr>
            <w:rFonts w:ascii="inherit" w:hAnsi="inherit"/>
            <w:b/>
            <w:bCs/>
            <w:color w:val="00B050"/>
            <w:sz w:val="27"/>
            <w:szCs w:val="27"/>
            <w:bdr w:val="none" w:sz="0" w:space="0" w:color="auto" w:frame="1"/>
          </w:rPr>
          <w:delText>single</w:delText>
        </w:r>
      </w:del>
      <w:r w:rsidRPr="00E7675C">
        <w:rPr>
          <w:rFonts w:ascii="inherit" w:hAnsi="inherit"/>
          <w:b/>
          <w:bCs/>
          <w:color w:val="00B050"/>
          <w:sz w:val="27"/>
          <w:szCs w:val="27"/>
        </w:rPr>
        <w:t> different region.</w:t>
      </w:r>
    </w:p>
    <w:p w14:paraId="443DB1B2" w14:textId="77777777" w:rsidR="00954431" w:rsidRPr="00E7675C" w:rsidRDefault="00954431" w:rsidP="00954431">
      <w:pPr>
        <w:numPr>
          <w:ilvl w:val="0"/>
          <w:numId w:val="19"/>
        </w:numPr>
        <w:shd w:val="clear" w:color="auto" w:fill="FFFFFF"/>
        <w:spacing w:after="0"/>
        <w:ind w:left="1125"/>
        <w:textAlignment w:val="baseline"/>
        <w:divId w:val="24016622"/>
        <w:rPr>
          <w:rFonts w:ascii="inherit" w:hAnsi="inherit"/>
          <w:b/>
          <w:bCs/>
          <w:color w:val="00B050"/>
          <w:sz w:val="27"/>
          <w:szCs w:val="27"/>
        </w:rPr>
      </w:pPr>
      <w:r w:rsidRPr="00E7675C">
        <w:rPr>
          <w:rFonts w:ascii="inherit" w:hAnsi="inherit"/>
          <w:b/>
          <w:bCs/>
          <w:color w:val="00B050"/>
          <w:sz w:val="27"/>
          <w:szCs w:val="27"/>
        </w:rPr>
        <w:t>AWS uses the existing infrastructure of a VPC to create a VPC peering connection; it is neither a gateway nor a VPN connection, and does not rely on a separate piece of physical hardware.</w:t>
      </w:r>
    </w:p>
    <w:p w14:paraId="0DD6C532" w14:textId="3A9A8A1A" w:rsidR="00954431" w:rsidRDefault="00954431" w:rsidP="00954431">
      <w:pPr>
        <w:numPr>
          <w:ilvl w:val="0"/>
          <w:numId w:val="19"/>
        </w:numPr>
        <w:shd w:val="clear" w:color="auto" w:fill="FFFFFF"/>
        <w:spacing w:after="0"/>
        <w:ind w:left="1125"/>
        <w:textAlignment w:val="baseline"/>
        <w:divId w:val="24016622"/>
        <w:rPr>
          <w:rFonts w:ascii="inherit" w:hAnsi="inherit"/>
          <w:b/>
          <w:bCs/>
          <w:color w:val="00B050"/>
          <w:sz w:val="27"/>
          <w:szCs w:val="27"/>
        </w:rPr>
      </w:pPr>
      <w:r w:rsidRPr="00E7675C">
        <w:rPr>
          <w:rFonts w:ascii="inherit" w:hAnsi="inherit"/>
          <w:b/>
          <w:bCs/>
          <w:color w:val="00B050"/>
          <w:sz w:val="27"/>
          <w:szCs w:val="27"/>
        </w:rPr>
        <w:t>There is no single point of failure for communication or a bandwidth bottleneck</w:t>
      </w:r>
    </w:p>
    <w:p w14:paraId="55B0D765" w14:textId="7C441042" w:rsidR="00E20E16" w:rsidRDefault="00E20E16" w:rsidP="00E20E16">
      <w:pPr>
        <w:shd w:val="clear" w:color="auto" w:fill="FFFFFF"/>
        <w:spacing w:after="0"/>
        <w:textAlignment w:val="baseline"/>
        <w:divId w:val="24016622"/>
        <w:rPr>
          <w:rFonts w:ascii="inherit" w:hAnsi="inherit"/>
          <w:b/>
          <w:bCs/>
          <w:color w:val="00B050"/>
          <w:sz w:val="27"/>
          <w:szCs w:val="27"/>
        </w:rPr>
      </w:pPr>
    </w:p>
    <w:p w14:paraId="5A30BA9F" w14:textId="36D78427" w:rsidR="00E20E16" w:rsidRPr="00E7675C" w:rsidRDefault="00E20E16" w:rsidP="00E20E16">
      <w:pPr>
        <w:shd w:val="clear" w:color="auto" w:fill="FFFFFF"/>
        <w:spacing w:after="0"/>
        <w:textAlignment w:val="baseline"/>
        <w:divId w:val="24016622"/>
        <w:rPr>
          <w:rFonts w:ascii="inherit" w:hAnsi="inherit"/>
          <w:b/>
          <w:bCs/>
          <w:color w:val="00B050"/>
          <w:sz w:val="27"/>
          <w:szCs w:val="27"/>
        </w:rPr>
      </w:pPr>
      <w:r>
        <w:rPr>
          <w:noProof/>
        </w:rPr>
        <w:drawing>
          <wp:inline distT="0" distB="0" distL="0" distR="0" wp14:anchorId="04F58F75" wp14:editId="5B8D3353">
            <wp:extent cx="10401300" cy="583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01300" cy="5838825"/>
                    </a:xfrm>
                    <a:prstGeom prst="rect">
                      <a:avLst/>
                    </a:prstGeom>
                  </pic:spPr>
                </pic:pic>
              </a:graphicData>
            </a:graphic>
          </wp:inline>
        </w:drawing>
      </w:r>
    </w:p>
    <w:p w14:paraId="0357C63E" w14:textId="77777777" w:rsidR="00954431" w:rsidRDefault="00954431" w:rsidP="00954431">
      <w:pPr>
        <w:pStyle w:val="Heading2"/>
        <w:shd w:val="clear" w:color="auto" w:fill="FFFFFF"/>
        <w:spacing w:before="0"/>
        <w:textAlignment w:val="baseline"/>
        <w:divId w:val="24016622"/>
        <w:rPr>
          <w:rFonts w:ascii="Georgia" w:hAnsi="Georgia"/>
          <w:b w:val="0"/>
          <w:bCs w:val="0"/>
          <w:color w:val="666666"/>
          <w:sz w:val="42"/>
          <w:szCs w:val="42"/>
        </w:rPr>
      </w:pPr>
      <w:r>
        <w:rPr>
          <w:rFonts w:ascii="inherit" w:hAnsi="inherit"/>
          <w:b w:val="0"/>
          <w:bCs w:val="0"/>
          <w:color w:val="666666"/>
          <w:sz w:val="42"/>
          <w:szCs w:val="42"/>
          <w:bdr w:val="none" w:sz="0" w:space="0" w:color="auto" w:frame="1"/>
        </w:rPr>
        <w:t>VPC Peering Rules &amp; Limitations</w:t>
      </w:r>
    </w:p>
    <w:p w14:paraId="595CD90B" w14:textId="77777777" w:rsidR="00954431" w:rsidRPr="00E7675C" w:rsidRDefault="00954431" w:rsidP="00954431">
      <w:pPr>
        <w:numPr>
          <w:ilvl w:val="0"/>
          <w:numId w:val="20"/>
        </w:numPr>
        <w:shd w:val="clear" w:color="auto" w:fill="FFFFFF"/>
        <w:spacing w:after="0"/>
        <w:ind w:left="1125"/>
        <w:textAlignment w:val="baseline"/>
        <w:divId w:val="24016622"/>
        <w:rPr>
          <w:rFonts w:ascii="inherit" w:hAnsi="inherit"/>
          <w:b/>
          <w:bCs/>
          <w:color w:val="00B050"/>
          <w:sz w:val="27"/>
          <w:szCs w:val="27"/>
        </w:rPr>
      </w:pPr>
      <w:r w:rsidRPr="00E7675C">
        <w:rPr>
          <w:rFonts w:ascii="inherit" w:hAnsi="inherit"/>
          <w:b/>
          <w:bCs/>
          <w:color w:val="00B050"/>
          <w:sz w:val="27"/>
          <w:szCs w:val="27"/>
        </w:rPr>
        <w:t>VPC peering connection cannot be created between VPCs that have matching or overlapping CIDR blocks.</w:t>
      </w:r>
    </w:p>
    <w:p w14:paraId="59FF4E64" w14:textId="77777777" w:rsidR="00954431" w:rsidRDefault="00954431" w:rsidP="00954431">
      <w:pPr>
        <w:numPr>
          <w:ilvl w:val="0"/>
          <w:numId w:val="20"/>
        </w:numPr>
        <w:shd w:val="clear" w:color="auto" w:fill="FFFFFF"/>
        <w:spacing w:after="0"/>
        <w:ind w:left="1125"/>
        <w:textAlignment w:val="baseline"/>
        <w:divId w:val="24016622"/>
        <w:rPr>
          <w:rFonts w:ascii="inherit" w:hAnsi="inherit"/>
          <w:color w:val="666666"/>
          <w:sz w:val="27"/>
          <w:szCs w:val="27"/>
        </w:rPr>
      </w:pPr>
      <w:del w:id="1" w:author="Unknown">
        <w:r>
          <w:rPr>
            <w:rFonts w:ascii="inherit" w:hAnsi="inherit"/>
            <w:color w:val="666666"/>
            <w:sz w:val="27"/>
            <w:szCs w:val="27"/>
            <w:bdr w:val="none" w:sz="0" w:space="0" w:color="auto" w:frame="1"/>
          </w:rPr>
          <w:delText>VPC peering connection cannot be created between VPCs in different regions.</w:delText>
        </w:r>
      </w:del>
      <w:r>
        <w:rPr>
          <w:rFonts w:ascii="inherit" w:hAnsi="inherit"/>
          <w:color w:val="666666"/>
          <w:sz w:val="27"/>
          <w:szCs w:val="27"/>
        </w:rPr>
        <w:t> (</w:t>
      </w:r>
      <w:r>
        <w:rPr>
          <w:rStyle w:val="Strong"/>
          <w:rFonts w:ascii="inherit" w:hAnsi="inherit"/>
          <w:color w:val="666666"/>
          <w:sz w:val="27"/>
          <w:szCs w:val="27"/>
          <w:bdr w:val="none" w:sz="0" w:space="0" w:color="auto" w:frame="1"/>
        </w:rPr>
        <w:t>NOTE</w:t>
      </w:r>
      <w:r>
        <w:rPr>
          <w:rFonts w:ascii="inherit" w:hAnsi="inherit"/>
          <w:color w:val="666666"/>
          <w:sz w:val="27"/>
          <w:szCs w:val="27"/>
        </w:rPr>
        <w:t> – </w:t>
      </w:r>
      <w:hyperlink r:id="rId10" w:history="1">
        <w:r>
          <w:rPr>
            <w:rStyle w:val="Hyperlink"/>
            <w:rFonts w:ascii="inherit" w:hAnsi="inherit"/>
            <w:color w:val="1C7C7C"/>
            <w:sz w:val="27"/>
            <w:szCs w:val="27"/>
            <w:bdr w:val="none" w:sz="0" w:space="0" w:color="auto" w:frame="1"/>
          </w:rPr>
          <w:t>VPC Peering is now supported inter-region.</w:t>
        </w:r>
      </w:hyperlink>
      <w:r>
        <w:rPr>
          <w:rFonts w:ascii="inherit" w:hAnsi="inherit"/>
          <w:color w:val="666666"/>
          <w:sz w:val="27"/>
          <w:szCs w:val="27"/>
        </w:rPr>
        <w:t>)</w:t>
      </w:r>
    </w:p>
    <w:p w14:paraId="326F328A" w14:textId="77777777" w:rsidR="00954431" w:rsidRPr="00E7675C" w:rsidRDefault="00954431" w:rsidP="00954431">
      <w:pPr>
        <w:numPr>
          <w:ilvl w:val="0"/>
          <w:numId w:val="20"/>
        </w:numPr>
        <w:shd w:val="clear" w:color="auto" w:fill="FFFFFF"/>
        <w:spacing w:after="0"/>
        <w:ind w:left="1125"/>
        <w:textAlignment w:val="baseline"/>
        <w:divId w:val="24016622"/>
        <w:rPr>
          <w:rFonts w:ascii="inherit" w:hAnsi="inherit"/>
          <w:color w:val="00B050"/>
          <w:sz w:val="27"/>
          <w:szCs w:val="27"/>
        </w:rPr>
      </w:pPr>
      <w:r w:rsidRPr="00E7675C">
        <w:rPr>
          <w:rFonts w:ascii="inherit" w:hAnsi="inherit"/>
          <w:color w:val="00B050"/>
          <w:sz w:val="27"/>
          <w:szCs w:val="27"/>
        </w:rPr>
        <w:t>VPC peering connection are limited on the number active and pending VPC peering connections that you can have per VPC.</w:t>
      </w:r>
    </w:p>
    <w:p w14:paraId="6EF2944C" w14:textId="77777777" w:rsidR="00954431" w:rsidRPr="00E7675C" w:rsidRDefault="00954431" w:rsidP="00954431">
      <w:pPr>
        <w:numPr>
          <w:ilvl w:val="0"/>
          <w:numId w:val="20"/>
        </w:numPr>
        <w:shd w:val="clear" w:color="auto" w:fill="FFFFFF"/>
        <w:spacing w:after="0"/>
        <w:ind w:left="1125"/>
        <w:textAlignment w:val="baseline"/>
        <w:divId w:val="24016622"/>
        <w:rPr>
          <w:rFonts w:ascii="inherit" w:hAnsi="inherit"/>
          <w:b/>
          <w:bCs/>
          <w:color w:val="00B050"/>
          <w:sz w:val="27"/>
          <w:szCs w:val="27"/>
        </w:rPr>
      </w:pPr>
      <w:r w:rsidRPr="00E7675C">
        <w:rPr>
          <w:rFonts w:ascii="inherit" w:hAnsi="inherit"/>
          <w:b/>
          <w:bCs/>
          <w:color w:val="00B050"/>
          <w:sz w:val="27"/>
          <w:szCs w:val="27"/>
        </w:rPr>
        <w:t>VPC peering does not support transitive peering relationships. In a VPC peering connection, the VPC does not have access to any other VPCs that the peer VPC may be peered with even if established entirely within your own AWS account</w:t>
      </w:r>
    </w:p>
    <w:p w14:paraId="6B302257" w14:textId="77777777" w:rsidR="00954431" w:rsidRPr="00E7675C" w:rsidRDefault="00954431" w:rsidP="00954431">
      <w:pPr>
        <w:numPr>
          <w:ilvl w:val="0"/>
          <w:numId w:val="20"/>
        </w:numPr>
        <w:shd w:val="clear" w:color="auto" w:fill="FFFFFF"/>
        <w:spacing w:after="0"/>
        <w:ind w:left="1125"/>
        <w:textAlignment w:val="baseline"/>
        <w:divId w:val="24016622"/>
        <w:rPr>
          <w:rFonts w:ascii="inherit" w:hAnsi="inherit"/>
          <w:color w:val="00B050"/>
          <w:sz w:val="27"/>
          <w:szCs w:val="27"/>
        </w:rPr>
      </w:pPr>
      <w:r w:rsidRPr="00E7675C">
        <w:rPr>
          <w:rFonts w:ascii="inherit" w:hAnsi="inherit"/>
          <w:color w:val="00B050"/>
          <w:sz w:val="27"/>
          <w:szCs w:val="27"/>
        </w:rPr>
        <w:t>VPC peering does not support Edge to Edge Routing Through a Gateway or Private Connection</w:t>
      </w:r>
    </w:p>
    <w:p w14:paraId="30A251D4" w14:textId="77777777" w:rsidR="00954431" w:rsidRPr="0002555E" w:rsidRDefault="00954431" w:rsidP="00954431">
      <w:pPr>
        <w:numPr>
          <w:ilvl w:val="0"/>
          <w:numId w:val="20"/>
        </w:numPr>
        <w:shd w:val="clear" w:color="auto" w:fill="FFFFFF"/>
        <w:spacing w:after="0"/>
        <w:ind w:left="1125"/>
        <w:textAlignment w:val="baseline"/>
        <w:divId w:val="24016622"/>
        <w:rPr>
          <w:rFonts w:ascii="inherit" w:hAnsi="inherit"/>
          <w:b/>
          <w:bCs/>
          <w:color w:val="00B050"/>
          <w:sz w:val="27"/>
          <w:szCs w:val="27"/>
        </w:rPr>
      </w:pPr>
      <w:r w:rsidRPr="0002555E">
        <w:rPr>
          <w:rFonts w:ascii="inherit" w:hAnsi="inherit"/>
          <w:b/>
          <w:bCs/>
          <w:color w:val="00B050"/>
          <w:sz w:val="27"/>
          <w:szCs w:val="27"/>
        </w:rPr>
        <w:t>In a VPC peering connection, the VPC </w:t>
      </w:r>
      <w:r w:rsidRPr="0002555E">
        <w:rPr>
          <w:rStyle w:val="Strong"/>
          <w:rFonts w:ascii="inherit" w:hAnsi="inherit"/>
          <w:b w:val="0"/>
          <w:bCs w:val="0"/>
          <w:color w:val="00B050"/>
          <w:sz w:val="27"/>
          <w:szCs w:val="27"/>
          <w:bdr w:val="none" w:sz="0" w:space="0" w:color="auto" w:frame="1"/>
        </w:rPr>
        <w:t>does not</w:t>
      </w:r>
      <w:r w:rsidRPr="0002555E">
        <w:rPr>
          <w:rFonts w:ascii="inherit" w:hAnsi="inherit"/>
          <w:b/>
          <w:bCs/>
          <w:color w:val="00B050"/>
          <w:sz w:val="27"/>
          <w:szCs w:val="27"/>
        </w:rPr>
        <w:t> have access to any other connection that the peer VPC may have and vice versa. Connections that the peer VPC can include</w:t>
      </w:r>
    </w:p>
    <w:p w14:paraId="5E29ECFC" w14:textId="77777777" w:rsidR="00954431" w:rsidRPr="0002555E" w:rsidRDefault="00954431" w:rsidP="00954431">
      <w:pPr>
        <w:numPr>
          <w:ilvl w:val="1"/>
          <w:numId w:val="20"/>
        </w:numPr>
        <w:shd w:val="clear" w:color="auto" w:fill="FFFFFF"/>
        <w:spacing w:after="0"/>
        <w:ind w:left="2250"/>
        <w:textAlignment w:val="baseline"/>
        <w:divId w:val="24016622"/>
        <w:rPr>
          <w:rFonts w:ascii="inherit" w:hAnsi="inherit"/>
          <w:b/>
          <w:bCs/>
          <w:color w:val="00B050"/>
          <w:sz w:val="27"/>
          <w:szCs w:val="27"/>
        </w:rPr>
      </w:pPr>
      <w:r w:rsidRPr="0002555E">
        <w:rPr>
          <w:rFonts w:ascii="inherit" w:hAnsi="inherit"/>
          <w:b/>
          <w:bCs/>
          <w:color w:val="00B050"/>
          <w:sz w:val="27"/>
          <w:szCs w:val="27"/>
        </w:rPr>
        <w:t>A VPN connection or an AWS Direct Connect connection to a corporate network</w:t>
      </w:r>
    </w:p>
    <w:p w14:paraId="09755784" w14:textId="77777777" w:rsidR="00954431" w:rsidRPr="0002555E" w:rsidRDefault="00954431" w:rsidP="00954431">
      <w:pPr>
        <w:numPr>
          <w:ilvl w:val="1"/>
          <w:numId w:val="20"/>
        </w:numPr>
        <w:shd w:val="clear" w:color="auto" w:fill="FFFFFF"/>
        <w:spacing w:after="0"/>
        <w:ind w:left="2250"/>
        <w:textAlignment w:val="baseline"/>
        <w:divId w:val="24016622"/>
        <w:rPr>
          <w:rFonts w:ascii="inherit" w:hAnsi="inherit"/>
          <w:b/>
          <w:bCs/>
          <w:color w:val="00B050"/>
          <w:sz w:val="27"/>
          <w:szCs w:val="27"/>
        </w:rPr>
      </w:pPr>
      <w:r w:rsidRPr="0002555E">
        <w:rPr>
          <w:rFonts w:ascii="inherit" w:hAnsi="inherit"/>
          <w:b/>
          <w:bCs/>
          <w:color w:val="00B050"/>
          <w:sz w:val="27"/>
          <w:szCs w:val="27"/>
        </w:rPr>
        <w:t>An Internet connection through an Internet gateway</w:t>
      </w:r>
    </w:p>
    <w:p w14:paraId="75AB1FDE" w14:textId="77777777" w:rsidR="00954431" w:rsidRPr="0002555E" w:rsidRDefault="00954431" w:rsidP="00954431">
      <w:pPr>
        <w:numPr>
          <w:ilvl w:val="1"/>
          <w:numId w:val="20"/>
        </w:numPr>
        <w:shd w:val="clear" w:color="auto" w:fill="FFFFFF"/>
        <w:spacing w:after="0"/>
        <w:ind w:left="2250"/>
        <w:textAlignment w:val="baseline"/>
        <w:divId w:val="24016622"/>
        <w:rPr>
          <w:rFonts w:ascii="inherit" w:hAnsi="inherit"/>
          <w:b/>
          <w:bCs/>
          <w:color w:val="00B050"/>
          <w:sz w:val="27"/>
          <w:szCs w:val="27"/>
        </w:rPr>
      </w:pPr>
      <w:r w:rsidRPr="0002555E">
        <w:rPr>
          <w:rFonts w:ascii="inherit" w:hAnsi="inherit"/>
          <w:b/>
          <w:bCs/>
          <w:color w:val="00B050"/>
          <w:sz w:val="27"/>
          <w:szCs w:val="27"/>
        </w:rPr>
        <w:t>An Internet connection in a private subnet through a NAT device</w:t>
      </w:r>
    </w:p>
    <w:p w14:paraId="40F27B57" w14:textId="77777777" w:rsidR="00954431" w:rsidRPr="0002555E" w:rsidRDefault="00954431" w:rsidP="00954431">
      <w:pPr>
        <w:numPr>
          <w:ilvl w:val="1"/>
          <w:numId w:val="20"/>
        </w:numPr>
        <w:shd w:val="clear" w:color="auto" w:fill="FFFFFF"/>
        <w:spacing w:after="0"/>
        <w:ind w:left="2250"/>
        <w:textAlignment w:val="baseline"/>
        <w:divId w:val="24016622"/>
        <w:rPr>
          <w:rFonts w:ascii="inherit" w:hAnsi="inherit"/>
          <w:b/>
          <w:bCs/>
          <w:color w:val="00B050"/>
          <w:sz w:val="27"/>
          <w:szCs w:val="27"/>
        </w:rPr>
      </w:pPr>
      <w:r w:rsidRPr="0002555E">
        <w:rPr>
          <w:rFonts w:ascii="inherit" w:hAnsi="inherit"/>
          <w:b/>
          <w:bCs/>
          <w:color w:val="00B050"/>
          <w:sz w:val="27"/>
          <w:szCs w:val="27"/>
        </w:rPr>
        <w:t xml:space="preserve">A </w:t>
      </w:r>
      <w:proofErr w:type="spellStart"/>
      <w:r w:rsidRPr="0002555E">
        <w:rPr>
          <w:rFonts w:ascii="inherit" w:hAnsi="inherit"/>
          <w:b/>
          <w:bCs/>
          <w:color w:val="00B050"/>
          <w:sz w:val="27"/>
          <w:szCs w:val="27"/>
        </w:rPr>
        <w:t>ClassicLink</w:t>
      </w:r>
      <w:proofErr w:type="spellEnd"/>
      <w:r w:rsidRPr="0002555E">
        <w:rPr>
          <w:rFonts w:ascii="inherit" w:hAnsi="inherit"/>
          <w:b/>
          <w:bCs/>
          <w:color w:val="00B050"/>
          <w:sz w:val="27"/>
          <w:szCs w:val="27"/>
        </w:rPr>
        <w:t xml:space="preserve"> connection to an EC2-Classic instance</w:t>
      </w:r>
    </w:p>
    <w:p w14:paraId="31727D77" w14:textId="77777777" w:rsidR="00954431" w:rsidRPr="0002555E" w:rsidRDefault="00954431" w:rsidP="00954431">
      <w:pPr>
        <w:numPr>
          <w:ilvl w:val="1"/>
          <w:numId w:val="20"/>
        </w:numPr>
        <w:shd w:val="clear" w:color="auto" w:fill="FFFFFF"/>
        <w:spacing w:after="0"/>
        <w:ind w:left="2250"/>
        <w:textAlignment w:val="baseline"/>
        <w:divId w:val="24016622"/>
        <w:rPr>
          <w:rFonts w:ascii="inherit" w:hAnsi="inherit"/>
          <w:b/>
          <w:bCs/>
          <w:color w:val="00B050"/>
          <w:sz w:val="27"/>
          <w:szCs w:val="27"/>
        </w:rPr>
      </w:pPr>
      <w:r w:rsidRPr="0002555E">
        <w:rPr>
          <w:rFonts w:ascii="inherit" w:hAnsi="inherit"/>
          <w:b/>
          <w:bCs/>
          <w:color w:val="00B050"/>
          <w:sz w:val="27"/>
          <w:szCs w:val="27"/>
        </w:rPr>
        <w:t>A VPC endpoint to an AWS service; for example, an endpoint to S3.</w:t>
      </w:r>
    </w:p>
    <w:p w14:paraId="1044154D" w14:textId="77777777" w:rsidR="00954431" w:rsidRPr="0002555E" w:rsidRDefault="00954431" w:rsidP="00954431">
      <w:pPr>
        <w:numPr>
          <w:ilvl w:val="0"/>
          <w:numId w:val="20"/>
        </w:numPr>
        <w:shd w:val="clear" w:color="auto" w:fill="FFFFFF"/>
        <w:spacing w:after="0"/>
        <w:ind w:left="1125"/>
        <w:textAlignment w:val="baseline"/>
        <w:divId w:val="24016622"/>
        <w:rPr>
          <w:rFonts w:ascii="inherit" w:hAnsi="inherit"/>
          <w:color w:val="00B050"/>
          <w:sz w:val="27"/>
          <w:szCs w:val="27"/>
        </w:rPr>
      </w:pPr>
      <w:r w:rsidRPr="0002555E">
        <w:rPr>
          <w:rFonts w:ascii="inherit" w:hAnsi="inherit"/>
          <w:color w:val="00B050"/>
          <w:sz w:val="27"/>
          <w:szCs w:val="27"/>
        </w:rPr>
        <w:t>Only one VPC peering connection can be established between the same two VPCs at the same time</w:t>
      </w:r>
    </w:p>
    <w:p w14:paraId="1EF1E100" w14:textId="77777777" w:rsidR="00954431" w:rsidRDefault="00954431" w:rsidP="00954431">
      <w:pPr>
        <w:numPr>
          <w:ilvl w:val="0"/>
          <w:numId w:val="20"/>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Maximum Transmission Unit (MTU) across a VPC peering connection is 1500 bytes.</w:t>
      </w:r>
    </w:p>
    <w:p w14:paraId="40516F0D" w14:textId="77777777" w:rsidR="00954431" w:rsidRDefault="00954431" w:rsidP="00954431">
      <w:pPr>
        <w:numPr>
          <w:ilvl w:val="0"/>
          <w:numId w:val="20"/>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A placement group can span peered VPCs that are in the</w:t>
      </w:r>
      <w:r>
        <w:rPr>
          <w:rStyle w:val="Strong"/>
          <w:rFonts w:ascii="inherit" w:hAnsi="inherit"/>
          <w:color w:val="666666"/>
          <w:sz w:val="27"/>
          <w:szCs w:val="27"/>
          <w:bdr w:val="none" w:sz="0" w:space="0" w:color="auto" w:frame="1"/>
        </w:rPr>
        <w:t> same region</w:t>
      </w:r>
      <w:r>
        <w:rPr>
          <w:rFonts w:ascii="inherit" w:hAnsi="inherit"/>
          <w:color w:val="666666"/>
          <w:sz w:val="27"/>
          <w:szCs w:val="27"/>
        </w:rPr>
        <w:t>; however, you do not get full-bisection bandwidth between instances in peered VPCs</w:t>
      </w:r>
    </w:p>
    <w:p w14:paraId="0F1E2C74" w14:textId="77777777" w:rsidR="00954431" w:rsidRDefault="00954431" w:rsidP="00954431">
      <w:pPr>
        <w:numPr>
          <w:ilvl w:val="0"/>
          <w:numId w:val="20"/>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Any tags created for the VPC peering connection are only applied in the account or region in which they were created</w:t>
      </w:r>
    </w:p>
    <w:p w14:paraId="139C12BE" w14:textId="77777777" w:rsidR="00954431" w:rsidRDefault="00954431" w:rsidP="00954431">
      <w:pPr>
        <w:numPr>
          <w:ilvl w:val="0"/>
          <w:numId w:val="20"/>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Unicast reverse path forwarding in VPC peering connections is not supported</w:t>
      </w:r>
    </w:p>
    <w:p w14:paraId="6587CA21" w14:textId="77777777" w:rsidR="00954431" w:rsidRDefault="00954431" w:rsidP="00954431">
      <w:pPr>
        <w:numPr>
          <w:ilvl w:val="0"/>
          <w:numId w:val="20"/>
        </w:numPr>
        <w:shd w:val="clear" w:color="auto" w:fill="FFFFFF"/>
        <w:spacing w:after="0"/>
        <w:ind w:left="1125"/>
        <w:textAlignment w:val="baseline"/>
        <w:divId w:val="24016622"/>
        <w:rPr>
          <w:rFonts w:ascii="inherit" w:hAnsi="inherit"/>
          <w:color w:val="666666"/>
          <w:sz w:val="27"/>
          <w:szCs w:val="27"/>
        </w:rPr>
      </w:pPr>
      <w:r>
        <w:rPr>
          <w:rFonts w:ascii="inherit" w:hAnsi="inherit"/>
          <w:strike/>
          <w:color w:val="666666"/>
          <w:sz w:val="27"/>
          <w:szCs w:val="27"/>
          <w:bdr w:val="none" w:sz="0" w:space="0" w:color="auto" w:frame="1"/>
        </w:rPr>
        <w:t>Instance’s public DNS hostname does not resolve to its private IP address across peered VPCs.</w:t>
      </w:r>
    </w:p>
    <w:p w14:paraId="25623C4A" w14:textId="77777777" w:rsidR="00954431" w:rsidRDefault="00FD3268" w:rsidP="00954431">
      <w:pPr>
        <w:numPr>
          <w:ilvl w:val="0"/>
          <w:numId w:val="20"/>
        </w:numPr>
        <w:shd w:val="clear" w:color="auto" w:fill="FFFFFF"/>
        <w:spacing w:after="0"/>
        <w:ind w:left="1125"/>
        <w:textAlignment w:val="baseline"/>
        <w:divId w:val="24016622"/>
        <w:rPr>
          <w:rFonts w:ascii="inherit" w:hAnsi="inherit"/>
          <w:color w:val="666666"/>
          <w:sz w:val="27"/>
          <w:szCs w:val="27"/>
        </w:rPr>
      </w:pPr>
      <w:hyperlink r:id="rId11" w:history="1">
        <w:r w:rsidR="00954431">
          <w:rPr>
            <w:rStyle w:val="Hyperlink"/>
            <w:rFonts w:ascii="inherit" w:hAnsi="inherit"/>
            <w:color w:val="1C7C7C"/>
            <w:sz w:val="27"/>
            <w:szCs w:val="27"/>
            <w:bdr w:val="none" w:sz="0" w:space="0" w:color="auto" w:frame="1"/>
          </w:rPr>
          <w:t>Circa July 2016</w:t>
        </w:r>
      </w:hyperlink>
      <w:r w:rsidR="00954431">
        <w:rPr>
          <w:rFonts w:ascii="inherit" w:hAnsi="inherit"/>
          <w:color w:val="666666"/>
          <w:sz w:val="27"/>
          <w:szCs w:val="27"/>
        </w:rPr>
        <w:t>, Instance’s Public DNS can now be resolved to its private IP address across peered VPCs</w:t>
      </w:r>
    </w:p>
    <w:p w14:paraId="44AFB6BA" w14:textId="77777777" w:rsidR="00954431" w:rsidRDefault="00954431" w:rsidP="00954431">
      <w:pPr>
        <w:pStyle w:val="Heading2"/>
        <w:shd w:val="clear" w:color="auto" w:fill="FFFFFF"/>
        <w:spacing w:before="0"/>
        <w:textAlignment w:val="baseline"/>
        <w:divId w:val="24016622"/>
        <w:rPr>
          <w:rFonts w:ascii="Georgia" w:hAnsi="Georgia"/>
          <w:b w:val="0"/>
          <w:bCs w:val="0"/>
          <w:color w:val="666666"/>
          <w:sz w:val="42"/>
          <w:szCs w:val="42"/>
        </w:rPr>
      </w:pPr>
      <w:r>
        <w:rPr>
          <w:rFonts w:ascii="inherit" w:hAnsi="inherit"/>
          <w:b w:val="0"/>
          <w:bCs w:val="0"/>
          <w:color w:val="666666"/>
          <w:sz w:val="42"/>
          <w:szCs w:val="42"/>
          <w:bdr w:val="none" w:sz="0" w:space="0" w:color="auto" w:frame="1"/>
        </w:rPr>
        <w:t>VPC Peering Architecture</w:t>
      </w:r>
    </w:p>
    <w:p w14:paraId="2401E13A" w14:textId="2683F8D6" w:rsidR="00954431" w:rsidRDefault="00954431" w:rsidP="00954431">
      <w:pPr>
        <w:divId w:val="24016622"/>
        <w:rPr>
          <w:rFonts w:ascii="Times New Roman" w:hAnsi="Times New Roman"/>
          <w:sz w:val="24"/>
          <w:szCs w:val="24"/>
        </w:rPr>
      </w:pPr>
      <w:r>
        <w:rPr>
          <w:noProof/>
        </w:rPr>
        <w:drawing>
          <wp:inline distT="0" distB="0" distL="0" distR="0" wp14:anchorId="30E17956" wp14:editId="474E9939">
            <wp:extent cx="7853045" cy="5235941"/>
            <wp:effectExtent l="0" t="0" r="0" b="3175"/>
            <wp:docPr id="3" name="Picture 3" descr="AWS VP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VPC 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60951" cy="5241212"/>
                    </a:xfrm>
                    <a:prstGeom prst="rect">
                      <a:avLst/>
                    </a:prstGeom>
                    <a:noFill/>
                    <a:ln>
                      <a:noFill/>
                    </a:ln>
                  </pic:spPr>
                </pic:pic>
              </a:graphicData>
            </a:graphic>
          </wp:inline>
        </w:drawing>
      </w:r>
    </w:p>
    <w:p w14:paraId="772A37DF" w14:textId="77777777" w:rsidR="00954431" w:rsidRPr="0002555E" w:rsidRDefault="00954431" w:rsidP="00954431">
      <w:pPr>
        <w:numPr>
          <w:ilvl w:val="0"/>
          <w:numId w:val="21"/>
        </w:numPr>
        <w:shd w:val="clear" w:color="auto" w:fill="FFFFFF"/>
        <w:spacing w:after="0"/>
        <w:ind w:left="1125"/>
        <w:textAlignment w:val="baseline"/>
        <w:divId w:val="24016622"/>
        <w:rPr>
          <w:rFonts w:ascii="inherit" w:hAnsi="inherit"/>
          <w:color w:val="00B050"/>
          <w:sz w:val="27"/>
          <w:szCs w:val="27"/>
        </w:rPr>
      </w:pPr>
      <w:r w:rsidRPr="0002555E">
        <w:rPr>
          <w:rFonts w:ascii="inherit" w:hAnsi="inherit"/>
          <w:color w:val="00B050"/>
          <w:sz w:val="27"/>
          <w:szCs w:val="27"/>
        </w:rPr>
        <w:t>VPC Peering can be applied to create shared services or perform authentication with an on-premises instance</w:t>
      </w:r>
    </w:p>
    <w:p w14:paraId="29AE62FE" w14:textId="77777777" w:rsidR="00954431" w:rsidRPr="0002555E" w:rsidRDefault="00954431" w:rsidP="00954431">
      <w:pPr>
        <w:numPr>
          <w:ilvl w:val="0"/>
          <w:numId w:val="21"/>
        </w:numPr>
        <w:shd w:val="clear" w:color="auto" w:fill="FFFFFF"/>
        <w:spacing w:after="0"/>
        <w:ind w:left="1125"/>
        <w:textAlignment w:val="baseline"/>
        <w:divId w:val="24016622"/>
        <w:rPr>
          <w:rFonts w:ascii="inherit" w:hAnsi="inherit"/>
          <w:color w:val="00B050"/>
          <w:sz w:val="27"/>
          <w:szCs w:val="27"/>
        </w:rPr>
      </w:pPr>
      <w:r w:rsidRPr="0002555E">
        <w:rPr>
          <w:rFonts w:ascii="inherit" w:hAnsi="inherit"/>
          <w:color w:val="00B050"/>
          <w:sz w:val="27"/>
          <w:szCs w:val="27"/>
        </w:rPr>
        <w:t>This would help creating a single point of contact, as well limiting the VPN connections to a single account or VPC</w:t>
      </w:r>
    </w:p>
    <w:p w14:paraId="0339645B" w14:textId="12D887E6" w:rsidR="004D37B1" w:rsidRDefault="004D37B1" w:rsidP="00954431">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p>
    <w:p w14:paraId="17E24518" w14:textId="433172B6" w:rsidR="007F2DAD" w:rsidRPr="00950DFC" w:rsidRDefault="007F2DAD" w:rsidP="007F2DAD">
      <w:pPr>
        <w:divId w:val="24016622"/>
        <w:rPr>
          <w:b/>
          <w:bCs/>
          <w:sz w:val="28"/>
          <w:szCs w:val="28"/>
        </w:rPr>
      </w:pPr>
      <w:r w:rsidRPr="00950DFC">
        <w:rPr>
          <w:b/>
          <w:bCs/>
          <w:sz w:val="28"/>
          <w:szCs w:val="28"/>
        </w:rPr>
        <w:t xml:space="preserve">Use case 1 =&gt; VPC routing </w:t>
      </w:r>
      <w:r w:rsidR="00D11412" w:rsidRPr="00950DFC">
        <w:rPr>
          <w:b/>
          <w:bCs/>
          <w:sz w:val="28"/>
          <w:szCs w:val="28"/>
        </w:rPr>
        <w:t xml:space="preserve">via </w:t>
      </w:r>
      <w:r w:rsidRPr="00950DFC">
        <w:rPr>
          <w:b/>
          <w:bCs/>
          <w:sz w:val="28"/>
          <w:szCs w:val="28"/>
        </w:rPr>
        <w:t>VPC peering</w:t>
      </w:r>
      <w:r w:rsidR="00D11412" w:rsidRPr="00950DFC">
        <w:rPr>
          <w:b/>
          <w:bCs/>
          <w:sz w:val="28"/>
          <w:szCs w:val="28"/>
        </w:rPr>
        <w:t xml:space="preserve"> in conflicting Subnet CIDR scenario.</w:t>
      </w:r>
    </w:p>
    <w:p w14:paraId="458F549D" w14:textId="7DD7DF0E" w:rsidR="001761D4" w:rsidRDefault="001761D4" w:rsidP="001761D4">
      <w:pPr>
        <w:divId w:val="24016622"/>
      </w:pPr>
      <w:r>
        <w:rPr>
          <w:noProof/>
        </w:rPr>
        <w:drawing>
          <wp:inline distT="0" distB="0" distL="0" distR="0" wp14:anchorId="5D1A6C9A" wp14:editId="4BE7C1FE">
            <wp:extent cx="7505700" cy="5015224"/>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3"/>
                    <a:stretch>
                      <a:fillRect/>
                    </a:stretch>
                  </pic:blipFill>
                  <pic:spPr>
                    <a:xfrm>
                      <a:off x="0" y="0"/>
                      <a:ext cx="7519847" cy="5024677"/>
                    </a:xfrm>
                    <a:prstGeom prst="rect">
                      <a:avLst/>
                    </a:prstGeom>
                  </pic:spPr>
                </pic:pic>
              </a:graphicData>
            </a:graphic>
          </wp:inline>
        </w:drawing>
      </w:r>
    </w:p>
    <w:p w14:paraId="5D95238E" w14:textId="06935A58" w:rsidR="001761D4" w:rsidRDefault="001761D4" w:rsidP="001761D4">
      <w:pPr>
        <w:divId w:val="24016622"/>
      </w:pPr>
      <w:r>
        <w:rPr>
          <w:noProof/>
        </w:rPr>
        <w:drawing>
          <wp:inline distT="0" distB="0" distL="0" distR="0" wp14:anchorId="5DFD9A50" wp14:editId="24389402">
            <wp:extent cx="7543800" cy="50958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stretch>
                      <a:fillRect/>
                    </a:stretch>
                  </pic:blipFill>
                  <pic:spPr>
                    <a:xfrm>
                      <a:off x="0" y="0"/>
                      <a:ext cx="7543800" cy="5095875"/>
                    </a:xfrm>
                    <a:prstGeom prst="rect">
                      <a:avLst/>
                    </a:prstGeom>
                  </pic:spPr>
                </pic:pic>
              </a:graphicData>
            </a:graphic>
          </wp:inline>
        </w:drawing>
      </w:r>
    </w:p>
    <w:p w14:paraId="1CBE1BE3" w14:textId="7D122430" w:rsidR="001761D4" w:rsidRDefault="001761D4" w:rsidP="001761D4">
      <w:pPr>
        <w:divId w:val="24016622"/>
      </w:pPr>
    </w:p>
    <w:p w14:paraId="2771ED1C" w14:textId="322899E0" w:rsidR="007F2DAD" w:rsidRPr="00950DFC" w:rsidRDefault="007F2DAD" w:rsidP="007F2DAD">
      <w:pPr>
        <w:divId w:val="24016622"/>
        <w:rPr>
          <w:b/>
          <w:bCs/>
          <w:sz w:val="28"/>
          <w:szCs w:val="28"/>
        </w:rPr>
      </w:pPr>
      <w:r w:rsidRPr="00950DFC">
        <w:rPr>
          <w:b/>
          <w:bCs/>
          <w:sz w:val="28"/>
          <w:szCs w:val="28"/>
        </w:rPr>
        <w:t>Use case 2 =&gt; VPC routing with conflicting IP on-prem data center</w:t>
      </w:r>
    </w:p>
    <w:p w14:paraId="70BE0C56" w14:textId="5BBBB8D6" w:rsidR="007F2DAD" w:rsidRDefault="007F2DAD" w:rsidP="001761D4">
      <w:pPr>
        <w:divId w:val="24016622"/>
      </w:pPr>
      <w:r>
        <w:rPr>
          <w:noProof/>
        </w:rPr>
        <w:drawing>
          <wp:inline distT="0" distB="0" distL="0" distR="0" wp14:anchorId="4BAEC84D" wp14:editId="0FB404A6">
            <wp:extent cx="7643294" cy="5137785"/>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5"/>
                    <a:stretch>
                      <a:fillRect/>
                    </a:stretch>
                  </pic:blipFill>
                  <pic:spPr>
                    <a:xfrm>
                      <a:off x="0" y="0"/>
                      <a:ext cx="7656300" cy="5146527"/>
                    </a:xfrm>
                    <a:prstGeom prst="rect">
                      <a:avLst/>
                    </a:prstGeom>
                  </pic:spPr>
                </pic:pic>
              </a:graphicData>
            </a:graphic>
          </wp:inline>
        </w:drawing>
      </w:r>
    </w:p>
    <w:p w14:paraId="2A7BB5C0" w14:textId="54ECE5C3" w:rsidR="001761D4" w:rsidRDefault="001761D4" w:rsidP="001761D4">
      <w:pPr>
        <w:divId w:val="24016622"/>
      </w:pPr>
    </w:p>
    <w:p w14:paraId="28E0FCB8" w14:textId="717F7FE0" w:rsidR="00950DFC" w:rsidRPr="00950DFC" w:rsidRDefault="00950DFC" w:rsidP="00950DFC">
      <w:pPr>
        <w:divId w:val="24016622"/>
        <w:rPr>
          <w:b/>
          <w:bCs/>
          <w:sz w:val="28"/>
          <w:szCs w:val="28"/>
        </w:rPr>
      </w:pPr>
      <w:r w:rsidRPr="00950DFC">
        <w:rPr>
          <w:b/>
          <w:bCs/>
          <w:sz w:val="28"/>
          <w:szCs w:val="28"/>
        </w:rPr>
        <w:t xml:space="preserve">Use case </w:t>
      </w:r>
      <w:r>
        <w:rPr>
          <w:b/>
          <w:bCs/>
          <w:sz w:val="28"/>
          <w:szCs w:val="28"/>
        </w:rPr>
        <w:t>3</w:t>
      </w:r>
      <w:r w:rsidRPr="00950DFC">
        <w:rPr>
          <w:b/>
          <w:bCs/>
          <w:sz w:val="28"/>
          <w:szCs w:val="28"/>
        </w:rPr>
        <w:t xml:space="preserve"> =&gt; VPC routing </w:t>
      </w:r>
      <w:r>
        <w:rPr>
          <w:b/>
          <w:bCs/>
          <w:sz w:val="28"/>
          <w:szCs w:val="28"/>
        </w:rPr>
        <w:t xml:space="preserve">via gateway </w:t>
      </w:r>
      <w:r w:rsidR="00FD3268">
        <w:rPr>
          <w:b/>
          <w:bCs/>
          <w:sz w:val="28"/>
          <w:szCs w:val="28"/>
        </w:rPr>
        <w:t>route table</w:t>
      </w:r>
      <w:r>
        <w:rPr>
          <w:b/>
          <w:bCs/>
          <w:sz w:val="28"/>
          <w:szCs w:val="28"/>
        </w:rPr>
        <w:t xml:space="preserve"> to intercept outgoing &amp; incoming traffic.</w:t>
      </w:r>
    </w:p>
    <w:p w14:paraId="1F3755BD" w14:textId="77777777" w:rsidR="00950DFC" w:rsidRDefault="00950DFC" w:rsidP="001761D4">
      <w:pPr>
        <w:divId w:val="24016622"/>
      </w:pPr>
    </w:p>
    <w:p w14:paraId="1FA78483" w14:textId="253D6FEE" w:rsidR="000D040F" w:rsidRPr="001761D4" w:rsidRDefault="000D040F" w:rsidP="001761D4">
      <w:pPr>
        <w:divId w:val="24016622"/>
      </w:pPr>
      <w:r>
        <w:rPr>
          <w:noProof/>
        </w:rPr>
        <w:drawing>
          <wp:inline distT="0" distB="0" distL="0" distR="0" wp14:anchorId="40FBC11F" wp14:editId="7208A2F9">
            <wp:extent cx="7635240" cy="4343766"/>
            <wp:effectExtent l="0" t="0" r="381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7682352" cy="4370568"/>
                    </a:xfrm>
                    <a:prstGeom prst="rect">
                      <a:avLst/>
                    </a:prstGeom>
                  </pic:spPr>
                </pic:pic>
              </a:graphicData>
            </a:graphic>
          </wp:inline>
        </w:drawing>
      </w:r>
    </w:p>
    <w:p w14:paraId="546DDE56" w14:textId="15F75DC4" w:rsidR="001761D4" w:rsidRDefault="001761D4" w:rsidP="001761D4">
      <w:pPr>
        <w:divId w:val="24016622"/>
      </w:pPr>
    </w:p>
    <w:p w14:paraId="4DD4D77B" w14:textId="77777777" w:rsidR="001761D4" w:rsidRPr="001761D4" w:rsidRDefault="001761D4" w:rsidP="001761D4">
      <w:pPr>
        <w:divId w:val="24016622"/>
      </w:pPr>
    </w:p>
    <w:p w14:paraId="216E9FC3" w14:textId="3630A512" w:rsidR="00954431" w:rsidRDefault="00954431" w:rsidP="00954431">
      <w:pPr>
        <w:pStyle w:val="Heading2"/>
        <w:shd w:val="clear" w:color="auto" w:fill="FFFFFF"/>
        <w:spacing w:before="0"/>
        <w:textAlignment w:val="baseline"/>
        <w:divId w:val="24016622"/>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65A77D39" w14:textId="77777777" w:rsidR="00954431" w:rsidRDefault="00954431" w:rsidP="00954431">
      <w:pPr>
        <w:numPr>
          <w:ilvl w:val="0"/>
          <w:numId w:val="23"/>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A company has an AWS account that contains three VPCs (Dev, Test, and Prod) in the same region. Test is peered to both Prod and Dev. All VPCs have non-overlapping CIDR blocks. The company wants to push minor code releases from Dev to Prod to speed up time to market. Which of the following options helps the company accomplish this?</w:t>
      </w:r>
    </w:p>
    <w:p w14:paraId="657BDBB5" w14:textId="77777777" w:rsidR="00954431" w:rsidRDefault="00954431" w:rsidP="00954431">
      <w:pPr>
        <w:numPr>
          <w:ilvl w:val="1"/>
          <w:numId w:val="23"/>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Create a new peering connection Between Prod and Dev along with appropriate routes.</w:t>
      </w:r>
    </w:p>
    <w:p w14:paraId="5BA88D16" w14:textId="77777777" w:rsidR="00954431" w:rsidRDefault="00954431" w:rsidP="00954431">
      <w:pPr>
        <w:numPr>
          <w:ilvl w:val="1"/>
          <w:numId w:val="23"/>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Create a new entry to Prod in the Dev route table using the peering connection as the target.</w:t>
      </w:r>
    </w:p>
    <w:p w14:paraId="6C397921" w14:textId="77777777" w:rsidR="00954431" w:rsidRDefault="00954431" w:rsidP="00954431">
      <w:pPr>
        <w:numPr>
          <w:ilvl w:val="1"/>
          <w:numId w:val="23"/>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Attach a second gateway to Dev. Add a new entry in the Prod route table identifying the gateway as the target.</w:t>
      </w:r>
    </w:p>
    <w:p w14:paraId="73E8D5A8" w14:textId="77777777" w:rsidR="00954431" w:rsidRDefault="00954431" w:rsidP="00954431">
      <w:pPr>
        <w:numPr>
          <w:ilvl w:val="1"/>
          <w:numId w:val="23"/>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The VPCs have non-overlapping CIDR blocks in the same account. The route tables contain local routes for all VPCs.</w:t>
      </w:r>
    </w:p>
    <w:p w14:paraId="167A7B31" w14:textId="77777777" w:rsidR="00547A4A" w:rsidRPr="00547A4A" w:rsidRDefault="00547A4A" w:rsidP="00547A4A">
      <w:pPr>
        <w:divId w:val="24016622"/>
      </w:pPr>
    </w:p>
    <w:sectPr w:rsidR="00547A4A" w:rsidRPr="00547A4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C52A4"/>
    <w:multiLevelType w:val="multilevel"/>
    <w:tmpl w:val="279A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F74DE4"/>
    <w:multiLevelType w:val="multilevel"/>
    <w:tmpl w:val="CCB0FD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7F2177"/>
    <w:multiLevelType w:val="multilevel"/>
    <w:tmpl w:val="0C603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D06FB5"/>
    <w:multiLevelType w:val="multilevel"/>
    <w:tmpl w:val="83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42FB1"/>
    <w:multiLevelType w:val="multilevel"/>
    <w:tmpl w:val="A6E4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06524D"/>
    <w:multiLevelType w:val="multilevel"/>
    <w:tmpl w:val="579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8F7274"/>
    <w:multiLevelType w:val="multilevel"/>
    <w:tmpl w:val="545CD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46775E"/>
    <w:multiLevelType w:val="multilevel"/>
    <w:tmpl w:val="20D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00467E"/>
    <w:multiLevelType w:val="multilevel"/>
    <w:tmpl w:val="3CA880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F33EC"/>
    <w:multiLevelType w:val="multilevel"/>
    <w:tmpl w:val="637ACE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9F4AA4"/>
    <w:multiLevelType w:val="multilevel"/>
    <w:tmpl w:val="867E3A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016C2"/>
    <w:multiLevelType w:val="multilevel"/>
    <w:tmpl w:val="6E5E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0257F6"/>
    <w:multiLevelType w:val="multilevel"/>
    <w:tmpl w:val="A7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EB3EDE"/>
    <w:multiLevelType w:val="multilevel"/>
    <w:tmpl w:val="26DA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7C4763"/>
    <w:multiLevelType w:val="multilevel"/>
    <w:tmpl w:val="B1604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3"/>
  </w:num>
  <w:num w:numId="3">
    <w:abstractNumId w:val="21"/>
  </w:num>
  <w:num w:numId="4">
    <w:abstractNumId w:val="3"/>
  </w:num>
  <w:num w:numId="5">
    <w:abstractNumId w:val="0"/>
  </w:num>
  <w:num w:numId="6">
    <w:abstractNumId w:val="18"/>
  </w:num>
  <w:num w:numId="7">
    <w:abstractNumId w:val="9"/>
  </w:num>
  <w:num w:numId="8">
    <w:abstractNumId w:val="8"/>
  </w:num>
  <w:num w:numId="9">
    <w:abstractNumId w:val="7"/>
  </w:num>
  <w:num w:numId="10">
    <w:abstractNumId w:val="19"/>
  </w:num>
  <w:num w:numId="11">
    <w:abstractNumId w:val="5"/>
  </w:num>
  <w:num w:numId="12">
    <w:abstractNumId w:val="2"/>
  </w:num>
  <w:num w:numId="13">
    <w:abstractNumId w:val="20"/>
  </w:num>
  <w:num w:numId="14">
    <w:abstractNumId w:val="10"/>
  </w:num>
  <w:num w:numId="15">
    <w:abstractNumId w:val="22"/>
  </w:num>
  <w:num w:numId="16">
    <w:abstractNumId w:val="4"/>
  </w:num>
  <w:num w:numId="17">
    <w:abstractNumId w:val="11"/>
  </w:num>
  <w:num w:numId="18">
    <w:abstractNumId w:val="16"/>
  </w:num>
  <w:num w:numId="19">
    <w:abstractNumId w:val="1"/>
  </w:num>
  <w:num w:numId="20">
    <w:abstractNumId w:val="15"/>
  </w:num>
  <w:num w:numId="21">
    <w:abstractNumId w:val="6"/>
  </w:num>
  <w:num w:numId="22">
    <w:abstractNumId w:val="17"/>
  </w:num>
  <w:num w:numId="23">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2555E"/>
    <w:rsid w:val="000D040F"/>
    <w:rsid w:val="00124844"/>
    <w:rsid w:val="001761D4"/>
    <w:rsid w:val="001C4984"/>
    <w:rsid w:val="00230A98"/>
    <w:rsid w:val="002918E9"/>
    <w:rsid w:val="004D37B1"/>
    <w:rsid w:val="005122C0"/>
    <w:rsid w:val="00547A4A"/>
    <w:rsid w:val="00561D0D"/>
    <w:rsid w:val="005848C2"/>
    <w:rsid w:val="006418D3"/>
    <w:rsid w:val="007372F8"/>
    <w:rsid w:val="007821AF"/>
    <w:rsid w:val="007C727C"/>
    <w:rsid w:val="007F2DAD"/>
    <w:rsid w:val="007F5ED3"/>
    <w:rsid w:val="0093307A"/>
    <w:rsid w:val="00950A94"/>
    <w:rsid w:val="00950DFC"/>
    <w:rsid w:val="00954431"/>
    <w:rsid w:val="009F2635"/>
    <w:rsid w:val="00A10F68"/>
    <w:rsid w:val="00A31AF8"/>
    <w:rsid w:val="00AE5E75"/>
    <w:rsid w:val="00AF3549"/>
    <w:rsid w:val="00B17892"/>
    <w:rsid w:val="00B227DF"/>
    <w:rsid w:val="00B8391A"/>
    <w:rsid w:val="00B96B39"/>
    <w:rsid w:val="00BC7A1C"/>
    <w:rsid w:val="00C148F2"/>
    <w:rsid w:val="00C34C92"/>
    <w:rsid w:val="00C41DF3"/>
    <w:rsid w:val="00D11412"/>
    <w:rsid w:val="00D21929"/>
    <w:rsid w:val="00D35F3C"/>
    <w:rsid w:val="00D445F6"/>
    <w:rsid w:val="00D84D1D"/>
    <w:rsid w:val="00D97DC6"/>
    <w:rsid w:val="00DA1598"/>
    <w:rsid w:val="00E20E16"/>
    <w:rsid w:val="00E52CAE"/>
    <w:rsid w:val="00E67062"/>
    <w:rsid w:val="00E7675C"/>
    <w:rsid w:val="00E947D7"/>
    <w:rsid w:val="00FD3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950DFC"/>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4016622">
              <w:marLeft w:val="0"/>
              <w:marRight w:val="0"/>
              <w:marTop w:val="0"/>
              <w:marBottom w:val="0"/>
              <w:divBdr>
                <w:top w:val="none" w:sz="0" w:space="0" w:color="auto"/>
                <w:left w:val="none" w:sz="0" w:space="0" w:color="auto"/>
                <w:bottom w:val="none" w:sz="0" w:space="0" w:color="auto"/>
                <w:right w:val="none" w:sz="0" w:space="0" w:color="auto"/>
              </w:divBdr>
              <w:divsChild>
                <w:div w:id="1126125607">
                  <w:blockQuote w:val="1"/>
                  <w:marLeft w:val="0"/>
                  <w:marRight w:val="0"/>
                  <w:marTop w:val="0"/>
                  <w:marBottom w:val="405"/>
                  <w:divBdr>
                    <w:top w:val="none" w:sz="0" w:space="0" w:color="auto"/>
                    <w:left w:val="none" w:sz="0" w:space="0" w:color="auto"/>
                    <w:bottom w:val="none" w:sz="0" w:space="0" w:color="auto"/>
                    <w:right w:val="none" w:sz="0" w:space="0" w:color="auto"/>
                  </w:divBdr>
                </w:div>
                <w:div w:id="653948138">
                  <w:marLeft w:val="0"/>
                  <w:marRight w:val="0"/>
                  <w:marTop w:val="0"/>
                  <w:marBottom w:val="0"/>
                  <w:divBdr>
                    <w:top w:val="none" w:sz="0" w:space="0" w:color="auto"/>
                    <w:left w:val="none" w:sz="0" w:space="0" w:color="auto"/>
                    <w:bottom w:val="none" w:sz="0" w:space="0" w:color="auto"/>
                    <w:right w:val="none" w:sz="0" w:space="0" w:color="auto"/>
                  </w:divBdr>
                  <w:divsChild>
                    <w:div w:id="59848642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627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ws.amazon.com/about-aws/whats-new/2016/07/announcing-dns-resolution-support-for-vpc-peering" TargetMode="Externa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hyperlink" Target="https://aws.amazon.com/about-aws/whats-new/2017/11/announcing-support-for-inter-region-vpc-peering/" TargetMode="Externa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C86F4BC-7D4D-47E2-BF7B-5034B938FB62}"/>
      </w:docPartPr>
      <w:docPartBody>
        <w:p w:rsidR="00DD0607" w:rsidRDefault="00085837">
          <w:r w:rsidRPr="0004552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85837"/>
    <w:rsid w:val="000D1AF0"/>
    <w:rsid w:val="002B2F3C"/>
    <w:rsid w:val="004C22A3"/>
    <w:rsid w:val="004E7F35"/>
    <w:rsid w:val="0080671E"/>
    <w:rsid w:val="00873FE8"/>
    <w:rsid w:val="009D15C2"/>
    <w:rsid w:val="00DD0607"/>
    <w:rsid w:val="00DE3165"/>
    <w:rsid w:val="00E232E3"/>
    <w:rsid w:val="00F76D95"/>
    <w:rsid w:val="00F93B20"/>
    <w:rsid w:val="00FC6D70"/>
    <w:rsid w:val="00FD0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58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BlogPostInfo xmlns="http://www.microsoft.com/Office/Word/BlogTool">
  <PostTitle>AWS VPC Peering</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F329CAD-B019-4FA6-9FEF-74898909AD20}">
  <ds:schemaRefs>
    <ds:schemaRef ds:uri="http://www.microsoft.com/Office/Word/BlogTool"/>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360</TotalTime>
  <Pages>1</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29</cp:revision>
  <dcterms:created xsi:type="dcterms:W3CDTF">2020-11-27T04:06:00Z</dcterms:created>
  <dcterms:modified xsi:type="dcterms:W3CDTF">2022-03-10T18:17:00Z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